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b w:val="1"/>
          <w:sz w:val="54"/>
          <w:szCs w:val="54"/>
          <w:highlight w:val="white"/>
        </w:rPr>
      </w:pPr>
      <w:bookmarkStart w:colFirst="0" w:colLast="0" w:name="_6fbp0ux9yrxr" w:id="0"/>
      <w:bookmarkEnd w:id="0"/>
      <w:r w:rsidDel="00000000" w:rsidR="00000000" w:rsidRPr="00000000">
        <w:rPr>
          <w:b w:val="1"/>
          <w:sz w:val="54"/>
          <w:szCs w:val="54"/>
          <w:highlight w:val="white"/>
          <w:rtl w:val="0"/>
        </w:rPr>
        <w:t xml:space="preserve">WEEK 1</w:t>
      </w:r>
    </w:p>
    <w:p w:rsidR="00000000" w:rsidDel="00000000" w:rsidP="00000000" w:rsidRDefault="00000000" w:rsidRPr="00000000" w14:paraId="00000002">
      <w:pPr>
        <w:rPr>
          <w:b w:val="1"/>
          <w:sz w:val="24"/>
          <w:szCs w:val="24"/>
          <w:highlight w:val="white"/>
        </w:rPr>
      </w:pPr>
      <w:r w:rsidDel="00000000" w:rsidR="00000000" w:rsidRPr="00000000">
        <w:rPr>
          <w:rtl w:val="0"/>
        </w:rPr>
      </w:r>
    </w:p>
    <w:p w:rsidR="00000000" w:rsidDel="00000000" w:rsidP="00000000" w:rsidRDefault="00000000" w:rsidRPr="00000000" w14:paraId="00000003">
      <w:pPr>
        <w:rPr>
          <w:b w:val="1"/>
          <w:sz w:val="24"/>
          <w:szCs w:val="24"/>
          <w:highlight w:val="white"/>
        </w:rPr>
      </w:pPr>
      <w:r w:rsidDel="00000000" w:rsidR="00000000" w:rsidRPr="00000000">
        <w:rPr>
          <w:rtl w:val="0"/>
        </w:rPr>
      </w:r>
    </w:p>
    <w:tbl>
      <w:tblPr>
        <w:tblStyle w:val="Table1"/>
        <w:tblW w:w="9360.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3.333333333333"/>
        <w:gridCol w:w="8486.666666666668"/>
        <w:tblGridChange w:id="0">
          <w:tblGrid>
            <w:gridCol w:w="873.333333333333"/>
            <w:gridCol w:w="8486.666666666668"/>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04">
            <w:pPr>
              <w:spacing w:line="342.85714285714283" w:lineRule="auto"/>
              <w:rPr>
                <w:b w:val="1"/>
                <w:color w:val="24292f"/>
                <w:sz w:val="20"/>
                <w:szCs w:val="20"/>
                <w:highlight w:val="white"/>
              </w:rPr>
            </w:pPr>
            <w:r w:rsidDel="00000000" w:rsidR="00000000" w:rsidRPr="00000000">
              <w:rPr>
                <w:b w:val="1"/>
                <w:color w:val="24292f"/>
                <w:sz w:val="20"/>
                <w:szCs w:val="20"/>
                <w:highlight w:val="white"/>
                <w:rtl w:val="0"/>
              </w:rPr>
              <w:t xml:space="preserve">     </w:t>
            </w:r>
          </w:p>
          <w:p w:rsidR="00000000" w:rsidDel="00000000" w:rsidP="00000000" w:rsidRDefault="00000000" w:rsidRPr="00000000" w14:paraId="00000005">
            <w:pPr>
              <w:spacing w:line="342.85714285714283" w:lineRule="auto"/>
              <w:rPr>
                <w:b w:val="1"/>
                <w:color w:val="24292f"/>
                <w:sz w:val="20"/>
                <w:szCs w:val="20"/>
                <w:highlight w:val="white"/>
              </w:rPr>
            </w:pPr>
            <w:r w:rsidDel="00000000" w:rsidR="00000000" w:rsidRPr="00000000">
              <w:rPr>
                <w:rtl w:val="0"/>
              </w:rPr>
            </w:r>
          </w:p>
          <w:p w:rsidR="00000000" w:rsidDel="00000000" w:rsidP="00000000" w:rsidRDefault="00000000" w:rsidRPr="00000000" w14:paraId="00000006">
            <w:pPr>
              <w:spacing w:line="342.85714285714283" w:lineRule="auto"/>
              <w:rPr>
                <w:b w:val="1"/>
                <w:color w:val="24292f"/>
                <w:sz w:val="20"/>
                <w:szCs w:val="20"/>
                <w:highlight w:val="white"/>
              </w:rPr>
            </w:pPr>
            <w:r w:rsidDel="00000000" w:rsidR="00000000" w:rsidRPr="00000000">
              <w:rPr>
                <w:rtl w:val="0"/>
              </w:rPr>
            </w:r>
          </w:p>
          <w:p w:rsidR="00000000" w:rsidDel="00000000" w:rsidP="00000000" w:rsidRDefault="00000000" w:rsidRPr="00000000" w14:paraId="00000007">
            <w:pPr>
              <w:spacing w:line="342.85714285714283" w:lineRule="auto"/>
              <w:rPr>
                <w:b w:val="1"/>
                <w:color w:val="24292f"/>
                <w:sz w:val="20"/>
                <w:szCs w:val="20"/>
                <w:highlight w:val="white"/>
              </w:rPr>
            </w:pPr>
            <w:r w:rsidDel="00000000" w:rsidR="00000000" w:rsidRPr="00000000">
              <w:rPr>
                <w:rtl w:val="0"/>
              </w:rPr>
            </w:r>
          </w:p>
          <w:p w:rsidR="00000000" w:rsidDel="00000000" w:rsidP="00000000" w:rsidRDefault="00000000" w:rsidRPr="00000000" w14:paraId="00000008">
            <w:pPr>
              <w:spacing w:line="342.85714285714283" w:lineRule="auto"/>
              <w:rPr>
                <w:b w:val="1"/>
                <w:color w:val="24292f"/>
                <w:sz w:val="20"/>
                <w:szCs w:val="20"/>
                <w:highlight w:val="white"/>
              </w:rPr>
            </w:pPr>
            <w:r w:rsidDel="00000000" w:rsidR="00000000" w:rsidRPr="00000000">
              <w:rPr>
                <w:rtl w:val="0"/>
              </w:rPr>
            </w:r>
          </w:p>
          <w:p w:rsidR="00000000" w:rsidDel="00000000" w:rsidP="00000000" w:rsidRDefault="00000000" w:rsidRPr="00000000" w14:paraId="00000009">
            <w:pPr>
              <w:spacing w:line="342.85714285714283" w:lineRule="auto"/>
              <w:rPr>
                <w:b w:val="1"/>
                <w:color w:val="24292f"/>
                <w:sz w:val="20"/>
                <w:szCs w:val="20"/>
                <w:highlight w:val="white"/>
              </w:rPr>
            </w:pPr>
            <w:r w:rsidDel="00000000" w:rsidR="00000000" w:rsidRPr="00000000">
              <w:rPr>
                <w:rtl w:val="0"/>
              </w:rPr>
            </w:r>
          </w:p>
          <w:p w:rsidR="00000000" w:rsidDel="00000000" w:rsidP="00000000" w:rsidRDefault="00000000" w:rsidRPr="00000000" w14:paraId="0000000A">
            <w:pPr>
              <w:spacing w:line="342.85714285714283" w:lineRule="auto"/>
              <w:rPr>
                <w:b w:val="1"/>
                <w:color w:val="24292f"/>
                <w:sz w:val="20"/>
                <w:szCs w:val="20"/>
                <w:highlight w:val="white"/>
              </w:rPr>
            </w:pPr>
            <w:r w:rsidDel="00000000" w:rsidR="00000000" w:rsidRPr="00000000">
              <w:rPr>
                <w:rtl w:val="0"/>
              </w:rPr>
            </w:r>
          </w:p>
          <w:p w:rsidR="00000000" w:rsidDel="00000000" w:rsidP="00000000" w:rsidRDefault="00000000" w:rsidRPr="00000000" w14:paraId="0000000B">
            <w:pPr>
              <w:spacing w:line="342.85714285714283" w:lineRule="auto"/>
              <w:rPr>
                <w:b w:val="1"/>
                <w:color w:val="24292f"/>
                <w:sz w:val="20"/>
                <w:szCs w:val="20"/>
                <w:highlight w:val="white"/>
              </w:rPr>
            </w:pPr>
            <w:r w:rsidDel="00000000" w:rsidR="00000000" w:rsidRPr="00000000">
              <w:rPr>
                <w:rtl w:val="0"/>
              </w:rPr>
            </w:r>
          </w:p>
          <w:p w:rsidR="00000000" w:rsidDel="00000000" w:rsidP="00000000" w:rsidRDefault="00000000" w:rsidRPr="00000000" w14:paraId="0000000C">
            <w:pPr>
              <w:spacing w:line="342.85714285714283" w:lineRule="auto"/>
              <w:rPr>
                <w:b w:val="1"/>
                <w:color w:val="24292f"/>
                <w:sz w:val="20"/>
                <w:szCs w:val="20"/>
                <w:highlight w:val="white"/>
              </w:rPr>
            </w:pPr>
            <w:r w:rsidDel="00000000" w:rsidR="00000000" w:rsidRPr="00000000">
              <w:rPr>
                <w:rtl w:val="0"/>
              </w:rPr>
            </w:r>
          </w:p>
          <w:p w:rsidR="00000000" w:rsidDel="00000000" w:rsidP="00000000" w:rsidRDefault="00000000" w:rsidRPr="00000000" w14:paraId="0000000D">
            <w:pPr>
              <w:spacing w:line="342.85714285714283" w:lineRule="auto"/>
              <w:rPr>
                <w:b w:val="1"/>
                <w:color w:val="24292f"/>
                <w:sz w:val="20"/>
                <w:szCs w:val="20"/>
                <w:highlight w:val="white"/>
              </w:rPr>
            </w:pPr>
            <w:r w:rsidDel="00000000" w:rsidR="00000000" w:rsidRPr="00000000">
              <w:rPr>
                <w:rtl w:val="0"/>
              </w:rPr>
            </w:r>
          </w:p>
          <w:p w:rsidR="00000000" w:rsidDel="00000000" w:rsidP="00000000" w:rsidRDefault="00000000" w:rsidRPr="00000000" w14:paraId="0000000E">
            <w:pPr>
              <w:spacing w:line="342.85714285714283" w:lineRule="auto"/>
              <w:rPr>
                <w:b w:val="1"/>
                <w:color w:val="24292f"/>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rPr>
                <w:b w:val="1"/>
                <w:color w:val="24292f"/>
                <w:sz w:val="20"/>
                <w:szCs w:val="20"/>
                <w:highlight w:val="white"/>
              </w:rPr>
            </w:pPr>
            <w:r w:rsidDel="00000000" w:rsidR="00000000" w:rsidRPr="00000000">
              <w:rPr>
                <w:rtl w:val="0"/>
              </w:rPr>
            </w:r>
          </w:p>
          <w:p w:rsidR="00000000" w:rsidDel="00000000" w:rsidP="00000000" w:rsidRDefault="00000000" w:rsidRPr="00000000" w14:paraId="00000010">
            <w:pPr>
              <w:rPr>
                <w:b w:val="1"/>
                <w:color w:val="24292f"/>
                <w:sz w:val="20"/>
                <w:szCs w:val="20"/>
                <w:highlight w:val="white"/>
              </w:rPr>
            </w:pPr>
            <w:r w:rsidDel="00000000" w:rsidR="00000000" w:rsidRPr="00000000">
              <w:rPr>
                <w:rtl w:val="0"/>
              </w:rPr>
            </w:r>
          </w:p>
          <w:p w:rsidR="00000000" w:rsidDel="00000000" w:rsidP="00000000" w:rsidRDefault="00000000" w:rsidRPr="00000000" w14:paraId="00000011">
            <w:pPr>
              <w:rPr>
                <w:b w:val="1"/>
                <w:color w:val="24292f"/>
                <w:sz w:val="20"/>
                <w:szCs w:val="20"/>
                <w:highlight w:val="white"/>
              </w:rPr>
            </w:pPr>
            <w:r w:rsidDel="00000000" w:rsidR="00000000" w:rsidRPr="00000000">
              <w:rPr>
                <w:rtl w:val="0"/>
              </w:rPr>
            </w:r>
          </w:p>
          <w:p w:rsidR="00000000" w:rsidDel="00000000" w:rsidP="00000000" w:rsidRDefault="00000000" w:rsidRPr="00000000" w14:paraId="00000012">
            <w:pPr>
              <w:rPr>
                <w:b w:val="1"/>
                <w:color w:val="24292f"/>
                <w:sz w:val="20"/>
                <w:szCs w:val="20"/>
                <w:highlight w:val="white"/>
              </w:rPr>
            </w:pPr>
            <w:r w:rsidDel="00000000" w:rsidR="00000000" w:rsidRPr="00000000">
              <w:rPr>
                <w:rtl w:val="0"/>
              </w:rPr>
            </w:r>
          </w:p>
          <w:p w:rsidR="00000000" w:rsidDel="00000000" w:rsidP="00000000" w:rsidRDefault="00000000" w:rsidRPr="00000000" w14:paraId="00000013">
            <w:pPr>
              <w:rPr>
                <w:b w:val="1"/>
                <w:color w:val="24292f"/>
                <w:sz w:val="20"/>
                <w:szCs w:val="20"/>
                <w:highlight w:val="white"/>
              </w:rPr>
            </w:pPr>
            <w:r w:rsidDel="00000000" w:rsidR="00000000" w:rsidRPr="00000000">
              <w:rPr>
                <w:rtl w:val="0"/>
              </w:rPr>
            </w:r>
          </w:p>
          <w:p w:rsidR="00000000" w:rsidDel="00000000" w:rsidP="00000000" w:rsidRDefault="00000000" w:rsidRPr="00000000" w14:paraId="00000014">
            <w:pPr>
              <w:rPr>
                <w:b w:val="1"/>
                <w:color w:val="24292f"/>
                <w:sz w:val="20"/>
                <w:szCs w:val="20"/>
                <w:highlight w:val="white"/>
              </w:rPr>
            </w:pPr>
            <w:r w:rsidDel="00000000" w:rsidR="00000000" w:rsidRPr="00000000">
              <w:rPr>
                <w:rtl w:val="0"/>
              </w:rPr>
            </w:r>
          </w:p>
          <w:p w:rsidR="00000000" w:rsidDel="00000000" w:rsidP="00000000" w:rsidRDefault="00000000" w:rsidRPr="00000000" w14:paraId="00000015">
            <w:pPr>
              <w:rPr>
                <w:b w:val="1"/>
                <w:color w:val="24292f"/>
                <w:sz w:val="20"/>
                <w:szCs w:val="20"/>
                <w:highlight w:val="white"/>
              </w:rPr>
            </w:pPr>
            <w:r w:rsidDel="00000000" w:rsidR="00000000" w:rsidRPr="00000000">
              <w:rPr>
                <w:rtl w:val="0"/>
              </w:rPr>
            </w:r>
          </w:p>
          <w:p w:rsidR="00000000" w:rsidDel="00000000" w:rsidP="00000000" w:rsidRDefault="00000000" w:rsidRPr="00000000" w14:paraId="00000016">
            <w:pPr>
              <w:rPr>
                <w:b w:val="1"/>
                <w:color w:val="24292f"/>
                <w:sz w:val="20"/>
                <w:szCs w:val="20"/>
                <w:highlight w:val="white"/>
              </w:rPr>
            </w:pPr>
            <w:r w:rsidDel="00000000" w:rsidR="00000000" w:rsidRPr="00000000">
              <w:rPr>
                <w:rtl w:val="0"/>
              </w:rPr>
            </w:r>
          </w:p>
          <w:p w:rsidR="00000000" w:rsidDel="00000000" w:rsidP="00000000" w:rsidRDefault="00000000" w:rsidRPr="00000000" w14:paraId="00000017">
            <w:pPr>
              <w:rPr>
                <w:b w:val="1"/>
                <w:color w:val="24292f"/>
                <w:sz w:val="28"/>
                <w:szCs w:val="28"/>
                <w:highlight w:val="white"/>
              </w:rPr>
            </w:pPr>
            <w:r w:rsidDel="00000000" w:rsidR="00000000" w:rsidRPr="00000000">
              <w:rPr>
                <w:b w:val="1"/>
                <w:color w:val="24292f"/>
                <w:sz w:val="28"/>
                <w:szCs w:val="28"/>
                <w:highlight w:val="white"/>
                <w:rtl w:val="0"/>
              </w:rPr>
              <w:t xml:space="preserve">Aim:Know Basics of webprogramming</w:t>
            </w:r>
          </w:p>
          <w:p w:rsidR="00000000" w:rsidDel="00000000" w:rsidP="00000000" w:rsidRDefault="00000000" w:rsidRPr="00000000" w14:paraId="00000018">
            <w:pPr>
              <w:rPr>
                <w:b w:val="1"/>
                <w:color w:val="24292f"/>
                <w:sz w:val="20"/>
                <w:szCs w:val="20"/>
                <w:highlight w:val="white"/>
              </w:rPr>
            </w:pPr>
            <w:r w:rsidDel="00000000" w:rsidR="00000000" w:rsidRPr="00000000">
              <w:rPr>
                <w:rtl w:val="0"/>
              </w:rPr>
            </w:r>
          </w:p>
          <w:p w:rsidR="00000000" w:rsidDel="00000000" w:rsidP="00000000" w:rsidRDefault="00000000" w:rsidRPr="00000000" w14:paraId="00000019">
            <w:pPr>
              <w:pStyle w:val="Heading2"/>
              <w:rPr>
                <w:b w:val="1"/>
                <w:sz w:val="34"/>
                <w:szCs w:val="34"/>
                <w:highlight w:val="white"/>
              </w:rPr>
            </w:pPr>
            <w:bookmarkStart w:colFirst="0" w:colLast="0" w:name="_hla9mzxthceo" w:id="1"/>
            <w:bookmarkEnd w:id="1"/>
            <w:r w:rsidDel="00000000" w:rsidR="00000000" w:rsidRPr="00000000">
              <w:rPr>
                <w:b w:val="1"/>
                <w:sz w:val="34"/>
                <w:szCs w:val="34"/>
                <w:highlight w:val="white"/>
                <w:rtl w:val="0"/>
              </w:rPr>
              <w:t xml:space="preserve">1)what is web programming?</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1A">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1B">
            <w:pPr>
              <w:pStyle w:val="Heading3"/>
              <w:spacing w:line="342.85714285714283" w:lineRule="auto"/>
              <w:rPr>
                <w:b w:val="1"/>
                <w:sz w:val="30"/>
                <w:szCs w:val="30"/>
                <w:highlight w:val="white"/>
              </w:rPr>
            </w:pPr>
            <w:bookmarkStart w:colFirst="0" w:colLast="0" w:name="_bryjg4cu56ol" w:id="2"/>
            <w:bookmarkEnd w:id="2"/>
            <w:r w:rsidDel="00000000" w:rsidR="00000000" w:rsidRPr="00000000">
              <w:rPr>
                <w:b w:val="1"/>
                <w:sz w:val="30"/>
                <w:szCs w:val="30"/>
                <w:highlight w:val="white"/>
                <w:rtl w:val="0"/>
              </w:rPr>
              <w:t xml:space="preserve">ans)</w:t>
            </w:r>
          </w:p>
        </w:tc>
      </w:tr>
      <w:tr>
        <w:trPr>
          <w:cantSplit w:val="0"/>
          <w:trHeight w:val="2282.2916666666665"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1C">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1D">
            <w:pPr>
              <w:spacing w:line="342.85714285714283" w:lineRule="auto"/>
              <w:rPr>
                <w:b w:val="1"/>
                <w:color w:val="24292f"/>
                <w:sz w:val="25"/>
                <w:szCs w:val="25"/>
                <w:highlight w:val="white"/>
              </w:rPr>
            </w:pPr>
            <w:r w:rsidDel="00000000" w:rsidR="00000000" w:rsidRPr="00000000">
              <w:rPr>
                <w:b w:val="1"/>
                <w:color w:val="24292f"/>
                <w:highlight w:val="white"/>
                <w:rtl w:val="0"/>
              </w:rPr>
              <w:t xml:space="preserve">Web programming refers to the writing, markup and coding involved in Web development, which includes Web content, Web client and server scripting and network security. The most common languages used for Web programming are XML, HTML, JavaScript, Perl 5 and PHP. Web programming is different from just programming, which requires interdisciplinary knowledge on the application area, client and server scripting, and database technology</w:t>
            </w:r>
            <w:r w:rsidDel="00000000" w:rsidR="00000000" w:rsidRPr="00000000">
              <w:rPr>
                <w:rtl w:val="0"/>
              </w:rPr>
            </w:r>
          </w:p>
        </w:tc>
      </w:tr>
      <w:tr>
        <w:trPr>
          <w:cantSplit w:val="0"/>
          <w:trHeight w:val="435.7991536458326"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1E">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1F">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20">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21">
            <w:pPr>
              <w:pStyle w:val="Heading3"/>
              <w:spacing w:line="342.85714285714283" w:lineRule="auto"/>
              <w:rPr>
                <w:b w:val="1"/>
                <w:highlight w:val="white"/>
              </w:rPr>
            </w:pPr>
            <w:bookmarkStart w:colFirst="0" w:colLast="0" w:name="_8lbvh92rl4ed" w:id="3"/>
            <w:bookmarkEnd w:id="3"/>
            <w:r w:rsidDel="00000000" w:rsidR="00000000" w:rsidRPr="00000000">
              <w:rPr>
                <w:b w:val="1"/>
                <w:highlight w:val="white"/>
                <w:rtl w:val="0"/>
              </w:rPr>
              <w:t xml:space="preserve">2)what is full form of Html ? What is present version Hof Html?</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22">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23">
            <w:pPr>
              <w:pStyle w:val="Heading3"/>
              <w:spacing w:line="342.85714285714283" w:lineRule="auto"/>
              <w:rPr>
                <w:b w:val="1"/>
                <w:sz w:val="25"/>
                <w:szCs w:val="25"/>
                <w:highlight w:val="white"/>
              </w:rPr>
            </w:pPr>
            <w:bookmarkStart w:colFirst="0" w:colLast="0" w:name="_j3tf9mlu2hu3" w:id="4"/>
            <w:bookmarkEnd w:id="4"/>
            <w:r w:rsidDel="00000000" w:rsidR="00000000" w:rsidRPr="00000000">
              <w:rPr>
                <w:b w:val="1"/>
                <w:sz w:val="24"/>
                <w:szCs w:val="24"/>
                <w:highlight w:val="white"/>
                <w:rtl w:val="0"/>
              </w:rPr>
              <w:t xml:space="preserve">ans)</w:t>
            </w:r>
            <w:r w:rsidDel="00000000" w:rsidR="00000000" w:rsidRPr="00000000">
              <w:rPr>
                <w:b w:val="1"/>
                <w:sz w:val="22"/>
                <w:szCs w:val="22"/>
                <w:highlight w:val="white"/>
                <w:rtl w:val="0"/>
              </w:rPr>
              <w:t xml:space="preserve"> Html full form-Hyper text markup language</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24">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25">
            <w:pPr>
              <w:spacing w:line="342.85714285714283" w:lineRule="auto"/>
              <w:rPr>
                <w:b w:val="1"/>
                <w:color w:val="24292f"/>
                <w:sz w:val="25"/>
                <w:szCs w:val="25"/>
                <w:highlight w:val="white"/>
              </w:rPr>
            </w:pPr>
            <w:r w:rsidDel="00000000" w:rsidR="00000000" w:rsidRPr="00000000">
              <w:rPr>
                <w:b w:val="1"/>
                <w:color w:val="24292f"/>
                <w:highlight w:val="white"/>
                <w:rtl w:val="0"/>
              </w:rPr>
              <w:t xml:space="preserve">     and present version is html5</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26">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27">
            <w:pPr>
              <w:spacing w:line="342.85714285714283" w:lineRule="auto"/>
              <w:rPr>
                <w:b w:val="1"/>
                <w:color w:val="24292f"/>
                <w:sz w:val="25"/>
                <w:szCs w:val="25"/>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28">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29">
            <w:pPr>
              <w:spacing w:line="342.85714285714283" w:lineRule="auto"/>
              <w:rPr>
                <w:b w:val="1"/>
                <w:color w:val="24292f"/>
                <w:sz w:val="25"/>
                <w:szCs w:val="25"/>
                <w:highlight w:val="white"/>
              </w:rPr>
            </w:pPr>
            <w:r w:rsidDel="00000000" w:rsidR="00000000" w:rsidRPr="00000000">
              <w:rPr>
                <w:b w:val="1"/>
                <w:color w:val="24292f"/>
                <w:highlight w:val="white"/>
                <w:rtl w:val="0"/>
              </w:rPr>
              <w:t xml:space="preserve">3)How do we write the code in html?</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2A">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2B">
            <w:pPr>
              <w:spacing w:line="342.85714285714283" w:lineRule="auto"/>
              <w:rPr>
                <w:b w:val="1"/>
                <w:color w:val="24292f"/>
                <w:sz w:val="25"/>
                <w:szCs w:val="25"/>
                <w:highlight w:val="white"/>
              </w:rPr>
            </w:pPr>
            <w:r w:rsidDel="00000000" w:rsidR="00000000" w:rsidRPr="00000000">
              <w:rPr>
                <w:b w:val="1"/>
                <w:color w:val="24292f"/>
                <w:highlight w:val="white"/>
                <w:rtl w:val="0"/>
              </w:rPr>
              <w:t xml:space="preserve">ans)STEPS:-</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2C">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2D">
            <w:pPr>
              <w:spacing w:line="342.85714285714283" w:lineRule="auto"/>
              <w:rPr>
                <w:b w:val="1"/>
                <w:color w:val="24292f"/>
                <w:sz w:val="25"/>
                <w:szCs w:val="25"/>
                <w:highlight w:val="white"/>
              </w:rPr>
            </w:pPr>
            <w:r w:rsidDel="00000000" w:rsidR="00000000" w:rsidRPr="00000000">
              <w:rPr>
                <w:b w:val="1"/>
                <w:color w:val="24292f"/>
                <w:highlight w:val="white"/>
                <w:rtl w:val="0"/>
              </w:rPr>
              <w:t xml:space="preserve">1)Open Notepad</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2E">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2F">
            <w:pPr>
              <w:spacing w:line="342.85714285714283" w:lineRule="auto"/>
              <w:rPr>
                <w:b w:val="1"/>
                <w:color w:val="24292f"/>
                <w:sz w:val="25"/>
                <w:szCs w:val="25"/>
                <w:highlight w:val="white"/>
              </w:rPr>
            </w:pPr>
            <w:r w:rsidDel="00000000" w:rsidR="00000000" w:rsidRPr="00000000">
              <w:rPr>
                <w:b w:val="1"/>
                <w:color w:val="24292f"/>
                <w:highlight w:val="white"/>
                <w:rtl w:val="0"/>
              </w:rPr>
              <w:t xml:space="preserve">2)Write Some HTML</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30">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31">
            <w:pPr>
              <w:spacing w:line="342.85714285714283" w:lineRule="auto"/>
              <w:rPr>
                <w:b w:val="1"/>
                <w:color w:val="24292f"/>
                <w:sz w:val="25"/>
                <w:szCs w:val="25"/>
                <w:highlight w:val="white"/>
              </w:rPr>
            </w:pPr>
            <w:r w:rsidDel="00000000" w:rsidR="00000000" w:rsidRPr="00000000">
              <w:rPr>
                <w:b w:val="1"/>
                <w:color w:val="24292f"/>
                <w:highlight w:val="white"/>
                <w:rtl w:val="0"/>
              </w:rPr>
              <w:t xml:space="preserve">3)Save the HTML Page With .html or .htm extension</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32">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33">
            <w:pPr>
              <w:spacing w:line="342.85714285714283" w:lineRule="auto"/>
              <w:rPr>
                <w:b w:val="1"/>
                <w:color w:val="24292f"/>
                <w:sz w:val="25"/>
                <w:szCs w:val="25"/>
                <w:highlight w:val="white"/>
              </w:rPr>
            </w:pPr>
            <w:r w:rsidDel="00000000" w:rsidR="00000000" w:rsidRPr="00000000">
              <w:rPr>
                <w:b w:val="1"/>
                <w:color w:val="24292f"/>
                <w:highlight w:val="white"/>
                <w:rtl w:val="0"/>
              </w:rPr>
              <w:t xml:space="preserve">4)View the HTML Page in Your Browser</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34">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35">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36">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37">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38">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39">
            <w:pPr>
              <w:spacing w:line="342.85714285714283" w:lineRule="auto"/>
              <w:rPr>
                <w:b w:val="1"/>
                <w:color w:val="24292f"/>
                <w:sz w:val="29"/>
                <w:szCs w:val="29"/>
                <w:highlight w:val="white"/>
              </w:rPr>
            </w:pPr>
            <w:r w:rsidDel="00000000" w:rsidR="00000000" w:rsidRPr="00000000">
              <w:rPr>
                <w:b w:val="1"/>
                <w:color w:val="24292f"/>
                <w:sz w:val="26"/>
                <w:szCs w:val="26"/>
                <w:highlight w:val="white"/>
                <w:rtl w:val="0"/>
              </w:rPr>
              <w:t xml:space="preserve">4)What is difference between lan,wan,man?</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3A">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3B">
            <w:pPr>
              <w:spacing w:line="342.85714285714283" w:lineRule="auto"/>
              <w:rPr>
                <w:b w:val="1"/>
                <w:color w:val="24292f"/>
                <w:sz w:val="27"/>
                <w:szCs w:val="27"/>
                <w:highlight w:val="white"/>
              </w:rPr>
            </w:pPr>
            <w:r w:rsidDel="00000000" w:rsidR="00000000" w:rsidRPr="00000000">
              <w:rPr>
                <w:b w:val="1"/>
                <w:color w:val="24292f"/>
                <w:sz w:val="24"/>
                <w:szCs w:val="24"/>
                <w:highlight w:val="white"/>
                <w:rtl w:val="0"/>
              </w:rPr>
              <w:t xml:space="preserve">ans)</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3C">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3D">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3E">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3F">
            <w:pPr>
              <w:spacing w:line="342.85714285714283" w:lineRule="auto"/>
              <w:rPr>
                <w:b w:val="1"/>
                <w:color w:val="24292f"/>
                <w:sz w:val="23"/>
                <w:szCs w:val="23"/>
                <w:highlight w:val="white"/>
              </w:rPr>
            </w:pPr>
            <w:r w:rsidDel="00000000" w:rsidR="00000000" w:rsidRPr="00000000">
              <w:rPr>
                <w:b w:val="1"/>
                <w:color w:val="24292f"/>
                <w:sz w:val="20"/>
                <w:szCs w:val="20"/>
                <w:highlight w:val="white"/>
                <w:rtl w:val="0"/>
              </w:rPr>
              <w:t xml:space="preserve">Lan:-LAN stands for local area network</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40">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41">
            <w:pPr>
              <w:spacing w:line="342.85714285714283" w:lineRule="auto"/>
              <w:rPr>
                <w:b w:val="1"/>
                <w:color w:val="24292f"/>
                <w:sz w:val="23"/>
                <w:szCs w:val="23"/>
                <w:highlight w:val="white"/>
              </w:rPr>
            </w:pPr>
            <w:r w:rsidDel="00000000" w:rsidR="00000000" w:rsidRPr="00000000">
              <w:rPr>
                <w:b w:val="1"/>
                <w:color w:val="24292f"/>
                <w:sz w:val="20"/>
                <w:szCs w:val="20"/>
                <w:highlight w:val="white"/>
                <w:rtl w:val="0"/>
              </w:rPr>
              <w:t xml:space="preserve">LAN’s ownership is private.</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42">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43">
            <w:pPr>
              <w:spacing w:line="342.85714285714283" w:lineRule="auto"/>
              <w:rPr>
                <w:b w:val="1"/>
                <w:color w:val="24292f"/>
                <w:sz w:val="23"/>
                <w:szCs w:val="23"/>
                <w:highlight w:val="white"/>
              </w:rPr>
            </w:pPr>
            <w:r w:rsidDel="00000000" w:rsidR="00000000" w:rsidRPr="00000000">
              <w:rPr>
                <w:b w:val="1"/>
                <w:color w:val="24292f"/>
                <w:sz w:val="20"/>
                <w:szCs w:val="20"/>
                <w:highlight w:val="white"/>
                <w:rtl w:val="0"/>
              </w:rPr>
              <w:t xml:space="preserve">The transmission speed of a LAN is high.</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44">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45">
            <w:pPr>
              <w:spacing w:line="342.85714285714283" w:lineRule="auto"/>
              <w:rPr>
                <w:b w:val="1"/>
                <w:color w:val="24292f"/>
                <w:sz w:val="23"/>
                <w:szCs w:val="23"/>
                <w:highlight w:val="white"/>
              </w:rPr>
            </w:pPr>
            <w:r w:rsidDel="00000000" w:rsidR="00000000" w:rsidRPr="00000000">
              <w:rPr>
                <w:b w:val="1"/>
                <w:color w:val="24292f"/>
                <w:sz w:val="20"/>
                <w:szCs w:val="20"/>
                <w:highlight w:val="white"/>
                <w:rtl w:val="0"/>
              </w:rPr>
              <w:t xml:space="preserve">The propagation delay is short in a LAN.</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46">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47">
            <w:pPr>
              <w:spacing w:line="342.85714285714283" w:lineRule="auto"/>
              <w:rPr>
                <w:b w:val="1"/>
                <w:color w:val="24292f"/>
                <w:sz w:val="23"/>
                <w:szCs w:val="23"/>
                <w:highlight w:val="white"/>
              </w:rPr>
            </w:pPr>
            <w:r w:rsidDel="00000000" w:rsidR="00000000" w:rsidRPr="00000000">
              <w:rPr>
                <w:b w:val="1"/>
                <w:color w:val="24292f"/>
                <w:sz w:val="20"/>
                <w:szCs w:val="20"/>
                <w:highlight w:val="white"/>
                <w:rtl w:val="0"/>
              </w:rPr>
              <w:t xml:space="preserve">LAN’s design and maintenance is easy.</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48">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49">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4A">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4B">
            <w:pPr>
              <w:spacing w:line="342.85714285714283" w:lineRule="auto"/>
              <w:rPr>
                <w:b w:val="1"/>
                <w:color w:val="24292f"/>
                <w:sz w:val="23"/>
                <w:szCs w:val="23"/>
                <w:highlight w:val="white"/>
              </w:rPr>
            </w:pPr>
            <w:r w:rsidDel="00000000" w:rsidR="00000000" w:rsidRPr="00000000">
              <w:rPr>
                <w:b w:val="1"/>
                <w:color w:val="24292f"/>
                <w:sz w:val="20"/>
                <w:szCs w:val="20"/>
                <w:highlight w:val="white"/>
                <w:rtl w:val="0"/>
              </w:rPr>
              <w:t xml:space="preserve">Man:</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4C">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4D">
            <w:pPr>
              <w:spacing w:line="342.85714285714283" w:lineRule="auto"/>
              <w:rPr>
                <w:b w:val="1"/>
                <w:color w:val="24292f"/>
                <w:sz w:val="23"/>
                <w:szCs w:val="23"/>
                <w:highlight w:val="white"/>
              </w:rPr>
            </w:pPr>
            <w:r w:rsidDel="00000000" w:rsidR="00000000" w:rsidRPr="00000000">
              <w:rPr>
                <w:b w:val="1"/>
                <w:color w:val="24292f"/>
                <w:sz w:val="20"/>
                <w:szCs w:val="20"/>
                <w:highlight w:val="white"/>
                <w:rtl w:val="0"/>
              </w:rPr>
              <w:t xml:space="preserve">MAN stands for metropolitan area network</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4E">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4F">
            <w:pPr>
              <w:spacing w:line="342.85714285714283" w:lineRule="auto"/>
              <w:rPr>
                <w:b w:val="1"/>
                <w:color w:val="24292f"/>
                <w:sz w:val="23"/>
                <w:szCs w:val="23"/>
                <w:highlight w:val="white"/>
              </w:rPr>
            </w:pPr>
            <w:r w:rsidDel="00000000" w:rsidR="00000000" w:rsidRPr="00000000">
              <w:rPr>
                <w:b w:val="1"/>
                <w:color w:val="24292f"/>
                <w:sz w:val="20"/>
                <w:szCs w:val="20"/>
                <w:highlight w:val="white"/>
                <w:rtl w:val="0"/>
              </w:rPr>
              <w:t xml:space="preserve">MAN’s ownership can be private or public.</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50">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51">
            <w:pPr>
              <w:spacing w:line="342.85714285714283" w:lineRule="auto"/>
              <w:rPr>
                <w:b w:val="1"/>
                <w:color w:val="24292f"/>
                <w:sz w:val="23"/>
                <w:szCs w:val="23"/>
                <w:highlight w:val="white"/>
              </w:rPr>
            </w:pPr>
            <w:r w:rsidDel="00000000" w:rsidR="00000000" w:rsidRPr="00000000">
              <w:rPr>
                <w:b w:val="1"/>
                <w:color w:val="24292f"/>
                <w:sz w:val="20"/>
                <w:szCs w:val="20"/>
                <w:highlight w:val="white"/>
                <w:rtl w:val="0"/>
              </w:rPr>
              <w:t xml:space="preserve">While the transmission speed of a MAN is average.</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52">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53">
            <w:pPr>
              <w:spacing w:line="342.85714285714283" w:lineRule="auto"/>
              <w:rPr>
                <w:b w:val="1"/>
                <w:color w:val="24292f"/>
                <w:sz w:val="23"/>
                <w:szCs w:val="23"/>
                <w:highlight w:val="white"/>
              </w:rPr>
            </w:pPr>
            <w:r w:rsidDel="00000000" w:rsidR="00000000" w:rsidRPr="00000000">
              <w:rPr>
                <w:b w:val="1"/>
                <w:color w:val="24292f"/>
                <w:sz w:val="20"/>
                <w:szCs w:val="20"/>
                <w:highlight w:val="white"/>
                <w:rtl w:val="0"/>
              </w:rPr>
              <w:t xml:space="preserve">There is a moderate propagation delay in a MAN.</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54">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55">
            <w:pPr>
              <w:spacing w:line="342.85714285714283" w:lineRule="auto"/>
              <w:rPr>
                <w:b w:val="1"/>
                <w:color w:val="24292f"/>
                <w:sz w:val="23"/>
                <w:szCs w:val="23"/>
                <w:highlight w:val="white"/>
              </w:rPr>
            </w:pPr>
            <w:r w:rsidDel="00000000" w:rsidR="00000000" w:rsidRPr="00000000">
              <w:rPr>
                <w:b w:val="1"/>
                <w:color w:val="24292f"/>
                <w:sz w:val="20"/>
                <w:szCs w:val="20"/>
                <w:highlight w:val="white"/>
                <w:rtl w:val="0"/>
              </w:rPr>
              <w:t xml:space="preserve">While MAN’s design and maintenance is difficult than LAN.</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56">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57">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58">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59">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5A">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5B">
            <w:pPr>
              <w:spacing w:line="342.85714285714283" w:lineRule="auto"/>
              <w:rPr>
                <w:b w:val="1"/>
                <w:color w:val="24292f"/>
                <w:sz w:val="23"/>
                <w:szCs w:val="23"/>
                <w:highlight w:val="white"/>
              </w:rPr>
            </w:pPr>
            <w:r w:rsidDel="00000000" w:rsidR="00000000" w:rsidRPr="00000000">
              <w:rPr>
                <w:b w:val="1"/>
                <w:color w:val="24292f"/>
                <w:sz w:val="20"/>
                <w:szCs w:val="20"/>
                <w:highlight w:val="white"/>
                <w:rtl w:val="0"/>
              </w:rPr>
              <w:t xml:space="preserve">Wan:-</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5C">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5D">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5E">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5F">
            <w:pPr>
              <w:spacing w:line="342.85714285714283" w:lineRule="auto"/>
              <w:rPr>
                <w:b w:val="1"/>
                <w:color w:val="24292f"/>
                <w:sz w:val="23"/>
                <w:szCs w:val="23"/>
                <w:highlight w:val="white"/>
              </w:rPr>
            </w:pPr>
            <w:r w:rsidDel="00000000" w:rsidR="00000000" w:rsidRPr="00000000">
              <w:rPr>
                <w:b w:val="1"/>
                <w:color w:val="24292f"/>
                <w:sz w:val="20"/>
                <w:szCs w:val="20"/>
                <w:highlight w:val="white"/>
                <w:rtl w:val="0"/>
              </w:rPr>
              <w:t xml:space="preserve">WAN stands for wide area network.</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60">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61">
            <w:pPr>
              <w:spacing w:line="342.85714285714283" w:lineRule="auto"/>
              <w:rPr>
                <w:b w:val="1"/>
                <w:color w:val="24292f"/>
                <w:sz w:val="23"/>
                <w:szCs w:val="23"/>
                <w:highlight w:val="white"/>
              </w:rPr>
            </w:pPr>
            <w:r w:rsidDel="00000000" w:rsidR="00000000" w:rsidRPr="00000000">
              <w:rPr>
                <w:b w:val="1"/>
                <w:color w:val="24292f"/>
                <w:sz w:val="20"/>
                <w:szCs w:val="20"/>
                <w:highlight w:val="white"/>
                <w:rtl w:val="0"/>
              </w:rPr>
              <w:t xml:space="preserve">While WAN also might not be owned by one organization.</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62">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63">
            <w:pPr>
              <w:spacing w:line="342.85714285714283" w:lineRule="auto"/>
              <w:rPr>
                <w:b w:val="1"/>
                <w:color w:val="24292f"/>
                <w:sz w:val="23"/>
                <w:szCs w:val="23"/>
                <w:highlight w:val="white"/>
              </w:rPr>
            </w:pPr>
            <w:r w:rsidDel="00000000" w:rsidR="00000000" w:rsidRPr="00000000">
              <w:rPr>
                <w:b w:val="1"/>
                <w:color w:val="24292f"/>
                <w:sz w:val="20"/>
                <w:szCs w:val="20"/>
                <w:highlight w:val="white"/>
                <w:rtl w:val="0"/>
              </w:rPr>
              <w:t xml:space="preserve">Whereas the transmission speed of a WAN is low.</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64">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65">
            <w:pPr>
              <w:spacing w:line="342.85714285714283" w:lineRule="auto"/>
              <w:rPr>
                <w:b w:val="1"/>
                <w:color w:val="24292f"/>
                <w:sz w:val="23"/>
                <w:szCs w:val="23"/>
                <w:highlight w:val="white"/>
              </w:rPr>
            </w:pPr>
            <w:r w:rsidDel="00000000" w:rsidR="00000000" w:rsidRPr="00000000">
              <w:rPr>
                <w:b w:val="1"/>
                <w:color w:val="24292f"/>
                <w:sz w:val="20"/>
                <w:szCs w:val="20"/>
                <w:highlight w:val="white"/>
                <w:rtl w:val="0"/>
              </w:rPr>
              <w:t xml:space="preserve">Whereas, there is a long propagation delay in a WAN.</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66">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67">
            <w:pPr>
              <w:spacing w:line="342.85714285714283" w:lineRule="auto"/>
              <w:rPr>
                <w:b w:val="1"/>
                <w:color w:val="24292f"/>
                <w:sz w:val="23"/>
                <w:szCs w:val="23"/>
                <w:highlight w:val="white"/>
              </w:rPr>
            </w:pPr>
            <w:r w:rsidDel="00000000" w:rsidR="00000000" w:rsidRPr="00000000">
              <w:rPr>
                <w:b w:val="1"/>
                <w:color w:val="24292f"/>
                <w:sz w:val="20"/>
                <w:szCs w:val="20"/>
                <w:highlight w:val="white"/>
                <w:rtl w:val="0"/>
              </w:rPr>
              <w:t xml:space="preserve">Whereas WAN’s design and maintenance is also difficult than LAN as well MAN.</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68">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69">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6A">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6B">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6C">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6D">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6E">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6F">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70">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71">
            <w:pPr>
              <w:spacing w:line="342.85714285714283" w:lineRule="auto"/>
              <w:rPr>
                <w:b w:val="1"/>
                <w:color w:val="24292f"/>
                <w:sz w:val="29"/>
                <w:szCs w:val="29"/>
                <w:highlight w:val="white"/>
              </w:rPr>
            </w:pPr>
            <w:r w:rsidDel="00000000" w:rsidR="00000000" w:rsidRPr="00000000">
              <w:rPr>
                <w:b w:val="1"/>
                <w:color w:val="24292f"/>
                <w:sz w:val="26"/>
                <w:szCs w:val="26"/>
                <w:highlight w:val="white"/>
                <w:rtl w:val="0"/>
              </w:rPr>
              <w:t xml:space="preserve">5)what is difference between physical and logical address?</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72">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73">
            <w:pPr>
              <w:spacing w:line="342.85714285714283" w:lineRule="auto"/>
              <w:rPr>
                <w:b w:val="1"/>
                <w:color w:val="24292f"/>
                <w:sz w:val="25"/>
                <w:szCs w:val="25"/>
                <w:highlight w:val="white"/>
              </w:rPr>
            </w:pPr>
            <w:r w:rsidDel="00000000" w:rsidR="00000000" w:rsidRPr="00000000">
              <w:rPr>
                <w:b w:val="1"/>
                <w:color w:val="24292f"/>
                <w:highlight w:val="white"/>
                <w:rtl w:val="0"/>
              </w:rPr>
              <w:t xml:space="preserve">ans)</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74">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75">
            <w:pPr>
              <w:spacing w:line="342.85714285714283" w:lineRule="auto"/>
              <w:rPr>
                <w:b w:val="1"/>
                <w:color w:val="24292f"/>
                <w:sz w:val="25"/>
                <w:szCs w:val="25"/>
                <w:highlight w:val="white"/>
              </w:rPr>
            </w:pPr>
            <w:r w:rsidDel="00000000" w:rsidR="00000000" w:rsidRPr="00000000">
              <w:rPr>
                <w:b w:val="1"/>
                <w:color w:val="24292f"/>
                <w:highlight w:val="white"/>
                <w:rtl w:val="0"/>
              </w:rPr>
              <w:t xml:space="preserve">LOGICAL ADDRESS:-</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76">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77">
            <w:pPr>
              <w:spacing w:line="342.85714285714283" w:lineRule="auto"/>
              <w:rPr>
                <w:b w:val="1"/>
                <w:color w:val="24292f"/>
                <w:sz w:val="25"/>
                <w:szCs w:val="25"/>
                <w:highlight w:val="white"/>
              </w:rPr>
            </w:pPr>
            <w:r w:rsidDel="00000000" w:rsidR="00000000" w:rsidRPr="00000000">
              <w:rPr>
                <w:b w:val="1"/>
                <w:color w:val="24292f"/>
                <w:highlight w:val="white"/>
                <w:rtl w:val="0"/>
              </w:rPr>
              <w:t xml:space="preserve">basic- generated by CPU</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78">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79">
            <w:pPr>
              <w:spacing w:line="342.85714285714283" w:lineRule="auto"/>
              <w:rPr>
                <w:b w:val="1"/>
                <w:color w:val="24292f"/>
                <w:sz w:val="25"/>
                <w:szCs w:val="25"/>
                <w:highlight w:val="white"/>
              </w:rPr>
            </w:pPr>
            <w:r w:rsidDel="00000000" w:rsidR="00000000" w:rsidRPr="00000000">
              <w:rPr>
                <w:b w:val="1"/>
                <w:color w:val="24292f"/>
                <w:highlight w:val="white"/>
                <w:rtl w:val="0"/>
              </w:rPr>
              <w:t xml:space="preserve">Logical Address Space is set of all logical addresses generated by CPU in reference to a program.</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7A">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7B">
            <w:pPr>
              <w:spacing w:line="342.85714285714283" w:lineRule="auto"/>
              <w:rPr>
                <w:b w:val="1"/>
                <w:color w:val="24292f"/>
                <w:sz w:val="25"/>
                <w:szCs w:val="25"/>
                <w:highlight w:val="white"/>
              </w:rPr>
            </w:pPr>
            <w:r w:rsidDel="00000000" w:rsidR="00000000" w:rsidRPr="00000000">
              <w:rPr>
                <w:b w:val="1"/>
                <w:color w:val="24292f"/>
                <w:highlight w:val="white"/>
                <w:rtl w:val="0"/>
              </w:rPr>
              <w:t xml:space="preserve">User can view the logical address of a program</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7C">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7D">
            <w:pPr>
              <w:spacing w:line="342.85714285714283" w:lineRule="auto"/>
              <w:rPr>
                <w:b w:val="1"/>
                <w:color w:val="24292f"/>
                <w:sz w:val="25"/>
                <w:szCs w:val="25"/>
                <w:highlight w:val="white"/>
              </w:rPr>
            </w:pPr>
            <w:r w:rsidDel="00000000" w:rsidR="00000000" w:rsidRPr="00000000">
              <w:rPr>
                <w:b w:val="1"/>
                <w:color w:val="24292f"/>
                <w:highlight w:val="white"/>
                <w:rtl w:val="0"/>
              </w:rPr>
              <w:t xml:space="preserve">The user can use the logical address to access the physical address.</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7E">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7F">
            <w:pPr>
              <w:spacing w:line="342.85714285714283" w:lineRule="auto"/>
              <w:rPr>
                <w:b w:val="1"/>
                <w:color w:val="24292f"/>
                <w:sz w:val="25"/>
                <w:szCs w:val="25"/>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80">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81">
            <w:pPr>
              <w:spacing w:line="342.85714285714283" w:lineRule="auto"/>
              <w:rPr>
                <w:b w:val="1"/>
                <w:color w:val="24292f"/>
                <w:sz w:val="25"/>
                <w:szCs w:val="25"/>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82">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83">
            <w:pPr>
              <w:spacing w:line="342.85714285714283" w:lineRule="auto"/>
              <w:rPr>
                <w:b w:val="1"/>
                <w:color w:val="24292f"/>
                <w:sz w:val="25"/>
                <w:szCs w:val="25"/>
                <w:highlight w:val="white"/>
              </w:rPr>
            </w:pPr>
            <w:r w:rsidDel="00000000" w:rsidR="00000000" w:rsidRPr="00000000">
              <w:rPr>
                <w:b w:val="1"/>
                <w:color w:val="24292f"/>
                <w:highlight w:val="white"/>
                <w:rtl w:val="0"/>
              </w:rPr>
              <w:t xml:space="preserve">PHYSICAL ADDRESS:-</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84">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85">
            <w:pPr>
              <w:spacing w:line="342.85714285714283" w:lineRule="auto"/>
              <w:rPr>
                <w:b w:val="1"/>
                <w:color w:val="24292f"/>
                <w:sz w:val="25"/>
                <w:szCs w:val="25"/>
                <w:highlight w:val="white"/>
              </w:rPr>
            </w:pPr>
            <w:r w:rsidDel="00000000" w:rsidR="00000000" w:rsidRPr="00000000">
              <w:rPr>
                <w:b w:val="1"/>
                <w:color w:val="24292f"/>
                <w:highlight w:val="white"/>
                <w:rtl w:val="0"/>
              </w:rPr>
              <w:t xml:space="preserve">location in a memory unit</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86">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87">
            <w:pPr>
              <w:spacing w:line="342.85714285714283" w:lineRule="auto"/>
              <w:rPr>
                <w:b w:val="1"/>
                <w:color w:val="24292f"/>
                <w:sz w:val="25"/>
                <w:szCs w:val="25"/>
                <w:highlight w:val="white"/>
              </w:rPr>
            </w:pPr>
            <w:r w:rsidDel="00000000" w:rsidR="00000000" w:rsidRPr="00000000">
              <w:rPr>
                <w:b w:val="1"/>
                <w:color w:val="24292f"/>
                <w:highlight w:val="white"/>
                <w:rtl w:val="0"/>
              </w:rPr>
              <w:t xml:space="preserve">Physical Address is set of all physical addresses mapped to the corresponding logical addresses.</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88">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89">
            <w:pPr>
              <w:spacing w:line="342.85714285714283" w:lineRule="auto"/>
              <w:rPr>
                <w:b w:val="1"/>
                <w:color w:val="24292f"/>
                <w:sz w:val="25"/>
                <w:szCs w:val="25"/>
                <w:highlight w:val="white"/>
              </w:rPr>
            </w:pPr>
            <w:r w:rsidDel="00000000" w:rsidR="00000000" w:rsidRPr="00000000">
              <w:rPr>
                <w:b w:val="1"/>
                <w:color w:val="24292f"/>
                <w:highlight w:val="white"/>
                <w:rtl w:val="0"/>
              </w:rPr>
              <w:t xml:space="preserve">User can never view physical address of program.</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8A">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8B">
            <w:pPr>
              <w:spacing w:line="342.85714285714283" w:lineRule="auto"/>
              <w:rPr>
                <w:b w:val="1"/>
                <w:color w:val="24292f"/>
                <w:sz w:val="25"/>
                <w:szCs w:val="25"/>
                <w:highlight w:val="white"/>
              </w:rPr>
            </w:pPr>
            <w:r w:rsidDel="00000000" w:rsidR="00000000" w:rsidRPr="00000000">
              <w:rPr>
                <w:b w:val="1"/>
                <w:color w:val="24292f"/>
                <w:highlight w:val="white"/>
                <w:rtl w:val="0"/>
              </w:rPr>
              <w:t xml:space="preserve">Computed by MMU(Memory Management Unit)</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8C">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8D">
            <w:pPr>
              <w:spacing w:line="342.85714285714283" w:lineRule="auto"/>
              <w:rPr>
                <w:b w:val="1"/>
                <w:color w:val="24292f"/>
                <w:sz w:val="25"/>
                <w:szCs w:val="25"/>
                <w:highlight w:val="white"/>
              </w:rPr>
            </w:pPr>
            <w:r w:rsidDel="00000000" w:rsidR="00000000" w:rsidRPr="00000000">
              <w:rPr>
                <w:b w:val="1"/>
                <w:color w:val="24292f"/>
                <w:highlight w:val="white"/>
                <w:rtl w:val="0"/>
              </w:rPr>
              <w:t xml:space="preserve">The user can indirectly access physical address but not directly.</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8E">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8F">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90">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91">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92">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93">
            <w:pPr>
              <w:pStyle w:val="Heading3"/>
              <w:spacing w:line="342.85714285714283" w:lineRule="auto"/>
              <w:rPr>
                <w:b w:val="1"/>
                <w:sz w:val="30"/>
                <w:szCs w:val="30"/>
                <w:highlight w:val="white"/>
              </w:rPr>
            </w:pPr>
            <w:bookmarkStart w:colFirst="0" w:colLast="0" w:name="_dhm7m4itmb2g" w:id="5"/>
            <w:bookmarkEnd w:id="5"/>
            <w:r w:rsidDel="00000000" w:rsidR="00000000" w:rsidRPr="00000000">
              <w:rPr>
                <w:b w:val="1"/>
                <w:sz w:val="30"/>
                <w:szCs w:val="30"/>
                <w:highlight w:val="white"/>
                <w:rtl w:val="0"/>
              </w:rPr>
              <w:t xml:space="preserve">6)What are h1,h2,h3,h4,h5,h6 in html?</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94">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95">
            <w:pPr>
              <w:spacing w:line="342.85714285714283" w:lineRule="auto"/>
              <w:rPr>
                <w:b w:val="1"/>
                <w:color w:val="24292f"/>
                <w:sz w:val="23"/>
                <w:szCs w:val="23"/>
                <w:highlight w:val="white"/>
              </w:rPr>
            </w:pPr>
            <w:r w:rsidDel="00000000" w:rsidR="00000000" w:rsidRPr="00000000">
              <w:rPr>
                <w:b w:val="1"/>
                <w:color w:val="24292f"/>
                <w:sz w:val="20"/>
                <w:szCs w:val="20"/>
                <w:highlight w:val="white"/>
                <w:rtl w:val="0"/>
              </w:rPr>
              <w:t xml:space="preserve">ans) HTML headings can be defined with the &lt;h1&gt; to &lt;h6&gt; tags, where the size of the text varies as per the number of heading. The highest level is h1. It can be used to represent the main heading. While h6 being the least level is used to define the least important heading.</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96">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97">
            <w:pPr>
              <w:spacing w:line="342.85714285714283" w:lineRule="auto"/>
              <w:rPr>
                <w:b w:val="1"/>
                <w:color w:val="24292f"/>
                <w:sz w:val="23"/>
                <w:szCs w:val="23"/>
                <w:highlight w:val="white"/>
              </w:rPr>
            </w:pPr>
            <w:r w:rsidDel="00000000" w:rsidR="00000000" w:rsidRPr="00000000">
              <w:rPr>
                <w:b w:val="1"/>
                <w:color w:val="24292f"/>
                <w:sz w:val="23"/>
                <w:szCs w:val="23"/>
                <w:highlight w:val="white"/>
              </w:rPr>
              <w:drawing>
                <wp:inline distB="114300" distT="114300" distL="114300" distR="114300">
                  <wp:extent cx="3270155" cy="2614922"/>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270155" cy="2614922"/>
                          </a:xfrm>
                          <a:prstGeom prst="rect"/>
                          <a:ln/>
                        </pic:spPr>
                      </pic:pic>
                    </a:graphicData>
                  </a:graphic>
                </wp:inline>
              </w:drawing>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98">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99">
            <w:pPr>
              <w:spacing w:line="342.85714285714283" w:lineRule="auto"/>
              <w:rPr>
                <w:b w:val="1"/>
                <w:color w:val="24292f"/>
                <w:sz w:val="23"/>
                <w:szCs w:val="23"/>
                <w:highlight w:val="white"/>
              </w:rPr>
            </w:pPr>
            <w:r w:rsidDel="00000000" w:rsidR="00000000" w:rsidRPr="00000000">
              <w:rPr>
                <w:b w:val="1"/>
                <w:color w:val="24292f"/>
                <w:sz w:val="20"/>
                <w:szCs w:val="20"/>
                <w:highlight w:val="white"/>
                <w:rtl w:val="0"/>
              </w:rPr>
              <w:t xml:space="preserve">7)How many types of tags are there in html?listout them into categories?</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9A">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9B">
            <w:pPr>
              <w:spacing w:line="342.85714285714283" w:lineRule="auto"/>
              <w:rPr>
                <w:b w:val="1"/>
                <w:color w:val="24292f"/>
                <w:sz w:val="25"/>
                <w:szCs w:val="25"/>
                <w:highlight w:val="white"/>
              </w:rPr>
            </w:pPr>
            <w:r w:rsidDel="00000000" w:rsidR="00000000" w:rsidRPr="00000000">
              <w:rPr>
                <w:b w:val="1"/>
                <w:color w:val="24292f"/>
                <w:highlight w:val="white"/>
                <w:rtl w:val="0"/>
              </w:rPr>
              <w:t xml:space="preserve">ans)</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9C">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9D">
            <w:pPr>
              <w:spacing w:line="342.85714285714283" w:lineRule="auto"/>
              <w:rPr>
                <w:b w:val="1"/>
                <w:color w:val="24292f"/>
                <w:sz w:val="25"/>
                <w:szCs w:val="25"/>
                <w:highlight w:val="white"/>
              </w:rPr>
            </w:pPr>
            <w:r w:rsidDel="00000000" w:rsidR="00000000" w:rsidRPr="00000000">
              <w:rPr>
                <w:b w:val="1"/>
                <w:color w:val="24292f"/>
                <w:highlight w:val="white"/>
                <w:rtl w:val="0"/>
              </w:rPr>
              <w:t xml:space="preserve">1)Basic HTML Tags</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9E">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9F">
            <w:pPr>
              <w:spacing w:line="342.85714285714283" w:lineRule="auto"/>
              <w:rPr>
                <w:b w:val="1"/>
                <w:color w:val="24292f"/>
                <w:sz w:val="25"/>
                <w:szCs w:val="25"/>
                <w:highlight w:val="white"/>
              </w:rPr>
            </w:pPr>
            <w:r w:rsidDel="00000000" w:rsidR="00000000" w:rsidRPr="00000000">
              <w:rPr>
                <w:b w:val="1"/>
                <w:color w:val="24292f"/>
                <w:highlight w:val="white"/>
                <w:rtl w:val="0"/>
              </w:rPr>
              <w:t xml:space="preserve">2)Formatting HTML Tags</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A0">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A1">
            <w:pPr>
              <w:spacing w:line="342.85714285714283" w:lineRule="auto"/>
              <w:rPr>
                <w:b w:val="1"/>
                <w:color w:val="24292f"/>
                <w:sz w:val="25"/>
                <w:szCs w:val="25"/>
                <w:highlight w:val="white"/>
              </w:rPr>
            </w:pPr>
            <w:r w:rsidDel="00000000" w:rsidR="00000000" w:rsidRPr="00000000">
              <w:rPr>
                <w:b w:val="1"/>
                <w:color w:val="24292f"/>
                <w:highlight w:val="white"/>
                <w:rtl w:val="0"/>
              </w:rPr>
              <w:t xml:space="preserve">3)Forms and Input Tags</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A2">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A3">
            <w:pPr>
              <w:spacing w:line="342.85714285714283" w:lineRule="auto"/>
              <w:rPr>
                <w:b w:val="1"/>
                <w:color w:val="24292f"/>
                <w:sz w:val="25"/>
                <w:szCs w:val="25"/>
                <w:highlight w:val="white"/>
              </w:rPr>
            </w:pPr>
            <w:r w:rsidDel="00000000" w:rsidR="00000000" w:rsidRPr="00000000">
              <w:rPr>
                <w:b w:val="1"/>
                <w:color w:val="24292f"/>
                <w:highlight w:val="white"/>
                <w:rtl w:val="0"/>
              </w:rPr>
              <w:t xml:space="preserve">4)Frame Tags</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A4">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A5">
            <w:pPr>
              <w:spacing w:line="342.85714285714283" w:lineRule="auto"/>
              <w:rPr>
                <w:b w:val="1"/>
                <w:color w:val="24292f"/>
                <w:sz w:val="25"/>
                <w:szCs w:val="25"/>
                <w:highlight w:val="white"/>
              </w:rPr>
            </w:pPr>
            <w:r w:rsidDel="00000000" w:rsidR="00000000" w:rsidRPr="00000000">
              <w:rPr>
                <w:b w:val="1"/>
                <w:color w:val="24292f"/>
                <w:highlight w:val="white"/>
                <w:rtl w:val="0"/>
              </w:rPr>
              <w:t xml:space="preserve">5)Images Tags</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A6">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A7">
            <w:pPr>
              <w:spacing w:line="342.85714285714283" w:lineRule="auto"/>
              <w:rPr>
                <w:b w:val="1"/>
                <w:color w:val="24292f"/>
                <w:sz w:val="25"/>
                <w:szCs w:val="25"/>
                <w:highlight w:val="white"/>
              </w:rPr>
            </w:pPr>
            <w:r w:rsidDel="00000000" w:rsidR="00000000" w:rsidRPr="00000000">
              <w:rPr>
                <w:b w:val="1"/>
                <w:color w:val="24292f"/>
                <w:highlight w:val="white"/>
                <w:rtl w:val="0"/>
              </w:rPr>
              <w:t xml:space="preserve">6)Audio/Video Tags</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A8">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A9">
            <w:pPr>
              <w:spacing w:line="342.85714285714283" w:lineRule="auto"/>
              <w:rPr>
                <w:b w:val="1"/>
                <w:color w:val="24292f"/>
                <w:sz w:val="25"/>
                <w:szCs w:val="25"/>
                <w:highlight w:val="white"/>
              </w:rPr>
            </w:pPr>
            <w:r w:rsidDel="00000000" w:rsidR="00000000" w:rsidRPr="00000000">
              <w:rPr>
                <w:b w:val="1"/>
                <w:color w:val="24292f"/>
                <w:highlight w:val="white"/>
                <w:rtl w:val="0"/>
              </w:rPr>
              <w:t xml:space="preserve">7)Link Tags</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AA">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AB">
            <w:pPr>
              <w:spacing w:line="342.85714285714283" w:lineRule="auto"/>
              <w:rPr>
                <w:b w:val="1"/>
                <w:color w:val="24292f"/>
                <w:sz w:val="25"/>
                <w:szCs w:val="25"/>
                <w:highlight w:val="white"/>
              </w:rPr>
            </w:pPr>
            <w:r w:rsidDel="00000000" w:rsidR="00000000" w:rsidRPr="00000000">
              <w:rPr>
                <w:b w:val="1"/>
                <w:color w:val="24292f"/>
                <w:highlight w:val="white"/>
                <w:rtl w:val="0"/>
              </w:rPr>
              <w:t xml:space="preserve">8)List Tags</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AC">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AD">
            <w:pPr>
              <w:spacing w:line="342.85714285714283" w:lineRule="auto"/>
              <w:rPr>
                <w:b w:val="1"/>
                <w:color w:val="24292f"/>
                <w:sz w:val="25"/>
                <w:szCs w:val="25"/>
                <w:highlight w:val="white"/>
              </w:rPr>
            </w:pPr>
            <w:r w:rsidDel="00000000" w:rsidR="00000000" w:rsidRPr="00000000">
              <w:rPr>
                <w:b w:val="1"/>
                <w:color w:val="24292f"/>
                <w:highlight w:val="white"/>
                <w:rtl w:val="0"/>
              </w:rPr>
              <w:t xml:space="preserve">9)Table Tags</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AE">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AF">
            <w:pPr>
              <w:spacing w:line="342.85714285714283" w:lineRule="auto"/>
              <w:rPr>
                <w:b w:val="1"/>
                <w:color w:val="24292f"/>
                <w:sz w:val="25"/>
                <w:szCs w:val="25"/>
                <w:highlight w:val="white"/>
              </w:rPr>
            </w:pPr>
            <w:r w:rsidDel="00000000" w:rsidR="00000000" w:rsidRPr="00000000">
              <w:rPr>
                <w:b w:val="1"/>
                <w:color w:val="24292f"/>
                <w:highlight w:val="white"/>
                <w:rtl w:val="0"/>
              </w:rPr>
              <w:t xml:space="preserve">10)Style and Semantic Tags</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B0">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B1">
            <w:pPr>
              <w:spacing w:line="342.85714285714283" w:lineRule="auto"/>
              <w:rPr>
                <w:b w:val="1"/>
                <w:color w:val="24292f"/>
                <w:sz w:val="25"/>
                <w:szCs w:val="25"/>
                <w:highlight w:val="white"/>
              </w:rPr>
            </w:pPr>
            <w:r w:rsidDel="00000000" w:rsidR="00000000" w:rsidRPr="00000000">
              <w:rPr>
                <w:b w:val="1"/>
                <w:color w:val="24292f"/>
                <w:highlight w:val="white"/>
                <w:rtl w:val="0"/>
              </w:rPr>
              <w:t xml:space="preserve">11)Programming Tags</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B2">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B3">
            <w:pPr>
              <w:spacing w:line="342.85714285714283" w:lineRule="auto"/>
              <w:rPr>
                <w:b w:val="1"/>
                <w:color w:val="24292f"/>
                <w:sz w:val="25"/>
                <w:szCs w:val="25"/>
                <w:highlight w:val="white"/>
              </w:rPr>
            </w:pPr>
            <w:r w:rsidDel="00000000" w:rsidR="00000000" w:rsidRPr="00000000">
              <w:rPr>
                <w:b w:val="1"/>
                <w:color w:val="24292f"/>
                <w:highlight w:val="white"/>
                <w:rtl w:val="0"/>
              </w:rPr>
              <w:t xml:space="preserve">12)Meta Tags</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B4">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B5">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B6">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B7">
            <w:pPr>
              <w:pStyle w:val="Heading3"/>
              <w:spacing w:line="342.85714285714283" w:lineRule="auto"/>
              <w:rPr>
                <w:b w:val="1"/>
                <w:sz w:val="30"/>
                <w:szCs w:val="30"/>
                <w:highlight w:val="white"/>
              </w:rPr>
            </w:pPr>
            <w:bookmarkStart w:colFirst="0" w:colLast="0" w:name="_l4r3gzl27ze4" w:id="6"/>
            <w:bookmarkEnd w:id="6"/>
            <w:r w:rsidDel="00000000" w:rsidR="00000000" w:rsidRPr="00000000">
              <w:rPr>
                <w:b w:val="1"/>
                <w:sz w:val="30"/>
                <w:szCs w:val="30"/>
                <w:highlight w:val="white"/>
                <w:rtl w:val="0"/>
              </w:rPr>
              <w:t xml:space="preserve">8)What is  webpage?what are different kinds of webpages?</w:t>
            </w:r>
          </w:p>
        </w:tc>
      </w:tr>
      <w:tr>
        <w:trPr>
          <w:cantSplit w:val="0"/>
          <w:trHeight w:val="319.13248697916515"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B8">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B9">
            <w:pPr>
              <w:spacing w:line="342.85714285714283" w:lineRule="auto"/>
              <w:rPr>
                <w:b w:val="1"/>
                <w:color w:val="24292f"/>
                <w:highlight w:val="white"/>
              </w:rPr>
            </w:pPr>
            <w:r w:rsidDel="00000000" w:rsidR="00000000" w:rsidRPr="00000000">
              <w:rPr>
                <w:b w:val="1"/>
                <w:color w:val="24292f"/>
                <w:highlight w:val="white"/>
                <w:rtl w:val="0"/>
              </w:rPr>
              <w:t xml:space="preserve">ans)</w:t>
            </w:r>
          </w:p>
          <w:p w:rsidR="00000000" w:rsidDel="00000000" w:rsidP="00000000" w:rsidRDefault="00000000" w:rsidRPr="00000000" w14:paraId="000000BA">
            <w:pPr>
              <w:spacing w:line="342.85714285714283" w:lineRule="auto"/>
              <w:rPr>
                <w:b w:val="1"/>
                <w:color w:val="24292f"/>
                <w:sz w:val="25"/>
                <w:szCs w:val="25"/>
                <w:highlight w:val="white"/>
              </w:rPr>
            </w:pPr>
            <w:r w:rsidDel="00000000" w:rsidR="00000000" w:rsidRPr="00000000">
              <w:rPr>
                <w:b w:val="1"/>
                <w:color w:val="24292f"/>
                <w:highlight w:val="white"/>
                <w:rtl w:val="0"/>
              </w:rPr>
              <w:t xml:space="preserve"> Web Page</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BB">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BC">
            <w:pPr>
              <w:spacing w:line="342.85714285714283" w:lineRule="auto"/>
              <w:rPr>
                <w:b w:val="1"/>
                <w:color w:val="24292f"/>
                <w:sz w:val="25"/>
                <w:szCs w:val="25"/>
                <w:highlight w:val="white"/>
              </w:rPr>
            </w:pPr>
            <w:r w:rsidDel="00000000" w:rsidR="00000000" w:rsidRPr="00000000">
              <w:rPr>
                <w:b w:val="1"/>
                <w:color w:val="24292f"/>
                <w:highlight w:val="white"/>
                <w:rtl w:val="0"/>
              </w:rPr>
              <w:t xml:space="preserve">web page is a document available on world wide web. Web Pages are stored on web server and can be viewed using a web browser.</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BD">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BE">
            <w:pPr>
              <w:spacing w:line="342.85714285714283" w:lineRule="auto"/>
              <w:rPr>
                <w:b w:val="1"/>
                <w:color w:val="24292f"/>
                <w:sz w:val="25"/>
                <w:szCs w:val="25"/>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BF">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C0">
            <w:pPr>
              <w:spacing w:line="342.85714285714283" w:lineRule="auto"/>
              <w:rPr>
                <w:b w:val="1"/>
                <w:color w:val="24292f"/>
                <w:sz w:val="25"/>
                <w:szCs w:val="25"/>
                <w:highlight w:val="white"/>
              </w:rPr>
            </w:pPr>
            <w:r w:rsidDel="00000000" w:rsidR="00000000" w:rsidRPr="00000000">
              <w:rPr>
                <w:b w:val="1"/>
                <w:color w:val="24292f"/>
                <w:highlight w:val="white"/>
                <w:rtl w:val="0"/>
              </w:rPr>
              <w:t xml:space="preserve">A web page can cotain huge information including text, graphics, audio, video and hyper links. These hyper links are the link to other web pages.</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C1">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C2">
            <w:pPr>
              <w:spacing w:line="342.85714285714283" w:lineRule="auto"/>
              <w:rPr>
                <w:b w:val="1"/>
                <w:color w:val="24292f"/>
                <w:sz w:val="25"/>
                <w:szCs w:val="25"/>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C3">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C4">
            <w:pPr>
              <w:spacing w:line="342.85714285714283" w:lineRule="auto"/>
              <w:rPr>
                <w:b w:val="1"/>
                <w:color w:val="24292f"/>
                <w:sz w:val="25"/>
                <w:szCs w:val="25"/>
                <w:highlight w:val="white"/>
              </w:rPr>
            </w:pPr>
            <w:r w:rsidDel="00000000" w:rsidR="00000000" w:rsidRPr="00000000">
              <w:rPr>
                <w:b w:val="1"/>
                <w:color w:val="24292f"/>
                <w:highlight w:val="white"/>
                <w:rtl w:val="0"/>
              </w:rPr>
              <w:t xml:space="preserve">Collection of linked web pages on a web server is known as website. There is unique Uniform Resource Locator (URL) is associated with each web page.</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C5">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C6">
            <w:pPr>
              <w:spacing w:line="342.85714285714283" w:lineRule="auto"/>
              <w:rPr>
                <w:b w:val="1"/>
                <w:color w:val="24292f"/>
                <w:sz w:val="25"/>
                <w:szCs w:val="25"/>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C7">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C8">
            <w:pPr>
              <w:spacing w:line="342.85714285714283" w:lineRule="auto"/>
              <w:rPr>
                <w:b w:val="1"/>
                <w:color w:val="24292f"/>
                <w:sz w:val="25"/>
                <w:szCs w:val="25"/>
                <w:highlight w:val="white"/>
              </w:rPr>
            </w:pPr>
            <w:r w:rsidDel="00000000" w:rsidR="00000000" w:rsidRPr="00000000">
              <w:rPr>
                <w:b w:val="1"/>
                <w:color w:val="24292f"/>
                <w:highlight w:val="white"/>
                <w:rtl w:val="0"/>
              </w:rPr>
              <w:t xml:space="preserve">Types:-</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C9">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CA">
            <w:pPr>
              <w:spacing w:line="342.85714285714283" w:lineRule="auto"/>
              <w:rPr>
                <w:b w:val="1"/>
                <w:color w:val="24292f"/>
                <w:sz w:val="25"/>
                <w:szCs w:val="25"/>
                <w:highlight w:val="white"/>
              </w:rPr>
            </w:pPr>
            <w:r w:rsidDel="00000000" w:rsidR="00000000" w:rsidRPr="00000000">
              <w:rPr>
                <w:b w:val="1"/>
                <w:color w:val="24292f"/>
                <w:highlight w:val="white"/>
                <w:rtl w:val="0"/>
              </w:rPr>
              <w:t xml:space="preserve">Static web pages are also known as flat or stationary web page. They are loaded on the client’s browser as exactly they are stored on the web server. Such web pages contain only static information. User can only read the information but can’t do any modification or interact with the information.</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CB">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CC">
            <w:pPr>
              <w:spacing w:line="342.85714285714283" w:lineRule="auto"/>
              <w:rPr>
                <w:b w:val="1"/>
                <w:color w:val="24292f"/>
                <w:sz w:val="25"/>
                <w:szCs w:val="25"/>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CD">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CE">
            <w:pPr>
              <w:spacing w:line="342.85714285714283" w:lineRule="auto"/>
              <w:rPr>
                <w:b w:val="1"/>
                <w:color w:val="24292f"/>
                <w:sz w:val="25"/>
                <w:szCs w:val="25"/>
                <w:highlight w:val="white"/>
              </w:rPr>
            </w:pPr>
            <w:r w:rsidDel="00000000" w:rsidR="00000000" w:rsidRPr="00000000">
              <w:rPr>
                <w:b w:val="1"/>
                <w:color w:val="24292f"/>
                <w:highlight w:val="white"/>
                <w:rtl w:val="0"/>
              </w:rPr>
              <w:t xml:space="preserve">Static web pages are created using only HTML. Static web pages are only used when the information is no more required to be modified.</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CF">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D0">
            <w:pPr>
              <w:spacing w:line="342.85714285714283" w:lineRule="auto"/>
              <w:rPr>
                <w:b w:val="1"/>
                <w:color w:val="24292f"/>
                <w:sz w:val="25"/>
                <w:szCs w:val="25"/>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D1">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D2">
            <w:pPr>
              <w:spacing w:line="342.85714285714283" w:lineRule="auto"/>
              <w:rPr>
                <w:b w:val="1"/>
                <w:color w:val="24292f"/>
                <w:sz w:val="25"/>
                <w:szCs w:val="25"/>
                <w:highlight w:val="white"/>
              </w:rPr>
            </w:pPr>
            <w:r w:rsidDel="00000000" w:rsidR="00000000" w:rsidRPr="00000000">
              <w:rPr>
                <w:b w:val="1"/>
                <w:color w:val="24292f"/>
                <w:highlight w:val="white"/>
                <w:rtl w:val="0"/>
              </w:rPr>
              <w:t xml:space="preserve">dynamic:-</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D3">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D4">
            <w:pPr>
              <w:spacing w:line="342.85714285714283" w:lineRule="auto"/>
              <w:rPr>
                <w:b w:val="1"/>
                <w:color w:val="24292f"/>
                <w:sz w:val="25"/>
                <w:szCs w:val="25"/>
                <w:highlight w:val="white"/>
              </w:rPr>
            </w:pPr>
            <w:r w:rsidDel="00000000" w:rsidR="00000000" w:rsidRPr="00000000">
              <w:rPr>
                <w:b w:val="1"/>
                <w:color w:val="24292f"/>
                <w:highlight w:val="white"/>
                <w:rtl w:val="0"/>
              </w:rPr>
              <w:t xml:space="preserve">Dynamic web page shows different information at different point of time. It is possible to change a portaion of a web page without loading the entire web page. It has been made possible using Ajax technology.</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D5">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D6">
            <w:pPr>
              <w:spacing w:line="342.85714285714283" w:lineRule="auto"/>
              <w:rPr>
                <w:b w:val="1"/>
                <w:color w:val="24292f"/>
                <w:sz w:val="25"/>
                <w:szCs w:val="25"/>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D7">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D8">
            <w:pPr>
              <w:spacing w:line="342.85714285714283" w:lineRule="auto"/>
              <w:rPr>
                <w:b w:val="1"/>
                <w:color w:val="24292f"/>
                <w:sz w:val="25"/>
                <w:szCs w:val="25"/>
                <w:highlight w:val="white"/>
              </w:rPr>
            </w:pPr>
            <w:r w:rsidDel="00000000" w:rsidR="00000000" w:rsidRPr="00000000">
              <w:rPr>
                <w:b w:val="1"/>
                <w:color w:val="24292f"/>
                <w:highlight w:val="white"/>
                <w:rtl w:val="0"/>
              </w:rPr>
              <w:t xml:space="preserve">Server-side dynamic web page</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D9">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DA">
            <w:pPr>
              <w:spacing w:line="342.85714285714283" w:lineRule="auto"/>
              <w:rPr>
                <w:b w:val="1"/>
                <w:color w:val="24292f"/>
                <w:sz w:val="25"/>
                <w:szCs w:val="25"/>
                <w:highlight w:val="white"/>
              </w:rPr>
            </w:pPr>
            <w:r w:rsidDel="00000000" w:rsidR="00000000" w:rsidRPr="00000000">
              <w:rPr>
                <w:b w:val="1"/>
                <w:color w:val="24292f"/>
                <w:highlight w:val="white"/>
                <w:rtl w:val="0"/>
              </w:rPr>
              <w:t xml:space="preserve">It is created by using server-side scripting. There are server-side scripting parameters that determine how to assemble a new web page which also include setting up of more client-side processing.</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DB">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DC">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DD">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DE">
            <w:pPr>
              <w:pStyle w:val="Heading3"/>
              <w:spacing w:line="342.85714285714283" w:lineRule="auto"/>
              <w:rPr>
                <w:b w:val="1"/>
                <w:sz w:val="30"/>
                <w:szCs w:val="30"/>
                <w:highlight w:val="white"/>
              </w:rPr>
            </w:pPr>
            <w:bookmarkStart w:colFirst="0" w:colLast="0" w:name="_1h9qyfn9fg9v" w:id="7"/>
            <w:bookmarkEnd w:id="7"/>
            <w:r w:rsidDel="00000000" w:rsidR="00000000" w:rsidRPr="00000000">
              <w:rPr>
                <w:b w:val="1"/>
                <w:sz w:val="30"/>
                <w:szCs w:val="30"/>
                <w:highlight w:val="white"/>
                <w:rtl w:val="0"/>
              </w:rPr>
              <w:t xml:space="preserve">9)what is a website?</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DF">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E0">
            <w:pPr>
              <w:spacing w:line="342.85714285714283" w:lineRule="auto"/>
              <w:rPr>
                <w:b w:val="1"/>
                <w:color w:val="24292f"/>
                <w:highlight w:val="white"/>
              </w:rPr>
            </w:pPr>
            <w:r w:rsidDel="00000000" w:rsidR="00000000" w:rsidRPr="00000000">
              <w:rPr>
                <w:b w:val="1"/>
                <w:color w:val="24292f"/>
                <w:highlight w:val="white"/>
                <w:rtl w:val="0"/>
              </w:rPr>
              <w:t xml:space="preserve">ans)</w:t>
            </w:r>
          </w:p>
          <w:p w:rsidR="00000000" w:rsidDel="00000000" w:rsidP="00000000" w:rsidRDefault="00000000" w:rsidRPr="00000000" w14:paraId="000000E1">
            <w:pPr>
              <w:spacing w:line="342.85714285714283" w:lineRule="auto"/>
              <w:rPr>
                <w:b w:val="1"/>
                <w:color w:val="24292f"/>
                <w:sz w:val="25"/>
                <w:szCs w:val="25"/>
                <w:highlight w:val="white"/>
              </w:rPr>
            </w:pPr>
            <w:r w:rsidDel="00000000" w:rsidR="00000000" w:rsidRPr="00000000">
              <w:rPr>
                <w:b w:val="1"/>
                <w:color w:val="24292f"/>
                <w:highlight w:val="white"/>
                <w:rtl w:val="0"/>
              </w:rPr>
              <w:t xml:space="preserve">A website is a collection of publicly accessible, interlinked Web pages that share a single domain name. Websites can be created and maintained by an individual, group, business or organization to serve a variety of purposes.</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E2">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E3">
            <w:pPr>
              <w:spacing w:line="342.85714285714283" w:lineRule="auto"/>
              <w:rPr>
                <w:b w:val="1"/>
                <w:color w:val="24292f"/>
                <w:sz w:val="25"/>
                <w:szCs w:val="25"/>
                <w:highlight w:val="white"/>
              </w:rPr>
            </w:pPr>
            <w:r w:rsidDel="00000000" w:rsidR="00000000" w:rsidRPr="00000000">
              <w:rPr>
                <w:b w:val="1"/>
                <w:color w:val="24292f"/>
                <w:highlight w:val="white"/>
                <w:rtl w:val="0"/>
              </w:rPr>
              <w:t xml:space="preserve">Together, all publicly accessible websites constitute the World Wide Web.</w:t>
            </w:r>
            <w:r w:rsidDel="00000000" w:rsidR="00000000" w:rsidRPr="00000000">
              <w:rPr>
                <w:rtl w:val="0"/>
              </w:rPr>
            </w:r>
          </w:p>
        </w:tc>
      </w:tr>
    </w:tbl>
    <w:p w:rsidR="00000000" w:rsidDel="00000000" w:rsidP="00000000" w:rsidRDefault="00000000" w:rsidRPr="00000000" w14:paraId="000000E4">
      <w:pPr>
        <w:rPr>
          <w:b w:val="1"/>
          <w:sz w:val="24"/>
          <w:szCs w:val="24"/>
          <w:highlight w:val="white"/>
        </w:rPr>
      </w:pPr>
      <w:r w:rsidDel="00000000" w:rsidR="00000000" w:rsidRPr="00000000">
        <w:rPr>
          <w:rtl w:val="0"/>
        </w:rPr>
      </w:r>
    </w:p>
    <w:tbl>
      <w:tblPr>
        <w:tblStyle w:val="Table2"/>
        <w:tblW w:w="9360.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8715"/>
        <w:tblGridChange w:id="0">
          <w:tblGrid>
            <w:gridCol w:w="645"/>
            <w:gridCol w:w="8715"/>
          </w:tblGrid>
        </w:tblGridChange>
      </w:tblGrid>
      <w:tr>
        <w:trPr>
          <w:cantSplit w:val="0"/>
          <w:trHeight w:val="4493.30357142857"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E5">
            <w:pPr>
              <w:spacing w:line="342.85714285714283" w:lineRule="auto"/>
              <w:rPr>
                <w:b w:val="1"/>
                <w:color w:val="24292f"/>
                <w:sz w:val="23"/>
                <w:szCs w:val="23"/>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rPr>
                <w:b w:val="1"/>
                <w:color w:val="24292f"/>
                <w:sz w:val="20"/>
                <w:szCs w:val="20"/>
                <w:highlight w:val="white"/>
              </w:rPr>
            </w:pPr>
            <w:r w:rsidDel="00000000" w:rsidR="00000000" w:rsidRPr="00000000">
              <w:rPr>
                <w:rtl w:val="0"/>
              </w:rPr>
            </w:r>
          </w:p>
          <w:p w:rsidR="00000000" w:rsidDel="00000000" w:rsidP="00000000" w:rsidRDefault="00000000" w:rsidRPr="00000000" w14:paraId="000000E7">
            <w:pPr>
              <w:rPr>
                <w:b w:val="1"/>
                <w:color w:val="24292f"/>
                <w:sz w:val="20"/>
                <w:szCs w:val="20"/>
                <w:highlight w:val="white"/>
              </w:rPr>
            </w:pPr>
            <w:r w:rsidDel="00000000" w:rsidR="00000000" w:rsidRPr="00000000">
              <w:rPr>
                <w:rtl w:val="0"/>
              </w:rPr>
            </w:r>
          </w:p>
          <w:p w:rsidR="00000000" w:rsidDel="00000000" w:rsidP="00000000" w:rsidRDefault="00000000" w:rsidRPr="00000000" w14:paraId="000000E8">
            <w:pPr>
              <w:rPr>
                <w:b w:val="1"/>
                <w:color w:val="24292f"/>
                <w:sz w:val="20"/>
                <w:szCs w:val="20"/>
                <w:highlight w:val="white"/>
              </w:rPr>
            </w:pPr>
            <w:r w:rsidDel="00000000" w:rsidR="00000000" w:rsidRPr="00000000">
              <w:rPr>
                <w:rtl w:val="0"/>
              </w:rPr>
            </w:r>
          </w:p>
          <w:p w:rsidR="00000000" w:rsidDel="00000000" w:rsidP="00000000" w:rsidRDefault="00000000" w:rsidRPr="00000000" w14:paraId="000000E9">
            <w:pPr>
              <w:rPr>
                <w:b w:val="1"/>
                <w:color w:val="24292f"/>
                <w:sz w:val="20"/>
                <w:szCs w:val="20"/>
                <w:highlight w:val="white"/>
              </w:rPr>
            </w:pPr>
            <w:r w:rsidDel="00000000" w:rsidR="00000000" w:rsidRPr="00000000">
              <w:rPr>
                <w:rtl w:val="0"/>
              </w:rPr>
            </w:r>
          </w:p>
          <w:p w:rsidR="00000000" w:rsidDel="00000000" w:rsidP="00000000" w:rsidRDefault="00000000" w:rsidRPr="00000000" w14:paraId="000000EA">
            <w:pPr>
              <w:rPr>
                <w:b w:val="1"/>
                <w:color w:val="24292f"/>
                <w:sz w:val="20"/>
                <w:szCs w:val="20"/>
                <w:highlight w:val="white"/>
              </w:rPr>
            </w:pPr>
            <w:r w:rsidDel="00000000" w:rsidR="00000000" w:rsidRPr="00000000">
              <w:rPr>
                <w:rtl w:val="0"/>
              </w:rPr>
            </w:r>
          </w:p>
          <w:p w:rsidR="00000000" w:rsidDel="00000000" w:rsidP="00000000" w:rsidRDefault="00000000" w:rsidRPr="00000000" w14:paraId="000000EB">
            <w:pPr>
              <w:rPr>
                <w:b w:val="1"/>
                <w:color w:val="24292f"/>
                <w:sz w:val="20"/>
                <w:szCs w:val="20"/>
                <w:highlight w:val="white"/>
              </w:rPr>
            </w:pPr>
            <w:r w:rsidDel="00000000" w:rsidR="00000000" w:rsidRPr="00000000">
              <w:rPr>
                <w:rtl w:val="0"/>
              </w:rPr>
            </w:r>
          </w:p>
          <w:p w:rsidR="00000000" w:rsidDel="00000000" w:rsidP="00000000" w:rsidRDefault="00000000" w:rsidRPr="00000000" w14:paraId="000000EC">
            <w:pPr>
              <w:rPr>
                <w:b w:val="1"/>
                <w:color w:val="24292f"/>
                <w:sz w:val="20"/>
                <w:szCs w:val="20"/>
                <w:highlight w:val="white"/>
              </w:rPr>
            </w:pPr>
            <w:r w:rsidDel="00000000" w:rsidR="00000000" w:rsidRPr="00000000">
              <w:rPr>
                <w:rtl w:val="0"/>
              </w:rPr>
            </w:r>
          </w:p>
          <w:p w:rsidR="00000000" w:rsidDel="00000000" w:rsidP="00000000" w:rsidRDefault="00000000" w:rsidRPr="00000000" w14:paraId="000000ED">
            <w:pPr>
              <w:rPr>
                <w:b w:val="1"/>
                <w:color w:val="24292f"/>
                <w:sz w:val="20"/>
                <w:szCs w:val="20"/>
                <w:highlight w:val="white"/>
              </w:rPr>
            </w:pPr>
            <w:r w:rsidDel="00000000" w:rsidR="00000000" w:rsidRPr="00000000">
              <w:rPr>
                <w:rtl w:val="0"/>
              </w:rPr>
            </w:r>
          </w:p>
          <w:p w:rsidR="00000000" w:rsidDel="00000000" w:rsidP="00000000" w:rsidRDefault="00000000" w:rsidRPr="00000000" w14:paraId="000000EE">
            <w:pPr>
              <w:rPr>
                <w:b w:val="1"/>
                <w:color w:val="24292f"/>
                <w:sz w:val="20"/>
                <w:szCs w:val="20"/>
                <w:highlight w:val="white"/>
              </w:rPr>
            </w:pPr>
            <w:r w:rsidDel="00000000" w:rsidR="00000000" w:rsidRPr="00000000">
              <w:rPr>
                <w:rtl w:val="0"/>
              </w:rPr>
            </w:r>
          </w:p>
          <w:p w:rsidR="00000000" w:rsidDel="00000000" w:rsidP="00000000" w:rsidRDefault="00000000" w:rsidRPr="00000000" w14:paraId="000000EF">
            <w:pPr>
              <w:rPr>
                <w:b w:val="1"/>
                <w:color w:val="24292f"/>
                <w:sz w:val="20"/>
                <w:szCs w:val="20"/>
                <w:highlight w:val="white"/>
              </w:rPr>
            </w:pPr>
            <w:r w:rsidDel="00000000" w:rsidR="00000000" w:rsidRPr="00000000">
              <w:rPr>
                <w:rtl w:val="0"/>
              </w:rPr>
            </w:r>
          </w:p>
          <w:p w:rsidR="00000000" w:rsidDel="00000000" w:rsidP="00000000" w:rsidRDefault="00000000" w:rsidRPr="00000000" w14:paraId="000000F0">
            <w:pPr>
              <w:rPr>
                <w:b w:val="1"/>
                <w:color w:val="24292f"/>
                <w:sz w:val="20"/>
                <w:szCs w:val="20"/>
                <w:highlight w:val="white"/>
              </w:rPr>
            </w:pPr>
            <w:r w:rsidDel="00000000" w:rsidR="00000000" w:rsidRPr="00000000">
              <w:rPr>
                <w:rtl w:val="0"/>
              </w:rPr>
            </w:r>
          </w:p>
          <w:p w:rsidR="00000000" w:rsidDel="00000000" w:rsidP="00000000" w:rsidRDefault="00000000" w:rsidRPr="00000000" w14:paraId="000000F1">
            <w:pPr>
              <w:rPr>
                <w:b w:val="1"/>
                <w:color w:val="24292f"/>
                <w:sz w:val="20"/>
                <w:szCs w:val="20"/>
                <w:highlight w:val="white"/>
              </w:rPr>
            </w:pPr>
            <w:r w:rsidDel="00000000" w:rsidR="00000000" w:rsidRPr="00000000">
              <w:rPr>
                <w:rtl w:val="0"/>
              </w:rPr>
            </w:r>
          </w:p>
          <w:p w:rsidR="00000000" w:rsidDel="00000000" w:rsidP="00000000" w:rsidRDefault="00000000" w:rsidRPr="00000000" w14:paraId="000000F2">
            <w:pPr>
              <w:rPr>
                <w:b w:val="1"/>
                <w:color w:val="24292f"/>
                <w:sz w:val="20"/>
                <w:szCs w:val="20"/>
                <w:highlight w:val="white"/>
              </w:rPr>
            </w:pPr>
            <w:r w:rsidDel="00000000" w:rsidR="00000000" w:rsidRPr="00000000">
              <w:rPr>
                <w:rtl w:val="0"/>
              </w:rPr>
            </w:r>
          </w:p>
          <w:p w:rsidR="00000000" w:rsidDel="00000000" w:rsidP="00000000" w:rsidRDefault="00000000" w:rsidRPr="00000000" w14:paraId="000000F3">
            <w:pPr>
              <w:pStyle w:val="Title"/>
              <w:rPr>
                <w:b w:val="1"/>
                <w:sz w:val="54"/>
                <w:szCs w:val="54"/>
                <w:highlight w:val="white"/>
              </w:rPr>
            </w:pPr>
            <w:bookmarkStart w:colFirst="0" w:colLast="0" w:name="_uz4ydz2lr4wf" w:id="8"/>
            <w:bookmarkEnd w:id="8"/>
            <w:r w:rsidDel="00000000" w:rsidR="00000000" w:rsidRPr="00000000">
              <w:rPr>
                <w:rtl w:val="0"/>
              </w:rPr>
            </w:r>
          </w:p>
          <w:p w:rsidR="00000000" w:rsidDel="00000000" w:rsidP="00000000" w:rsidRDefault="00000000" w:rsidRPr="00000000" w14:paraId="000000F4">
            <w:pPr>
              <w:pStyle w:val="Title"/>
              <w:rPr>
                <w:b w:val="1"/>
                <w:sz w:val="54"/>
                <w:szCs w:val="54"/>
                <w:highlight w:val="white"/>
              </w:rPr>
            </w:pPr>
            <w:bookmarkStart w:colFirst="0" w:colLast="0" w:name="_bb0daeundxtm" w:id="9"/>
            <w:bookmarkEnd w:id="9"/>
            <w:r w:rsidDel="00000000" w:rsidR="00000000" w:rsidRPr="00000000">
              <w:rPr>
                <w:rtl w:val="0"/>
              </w:rPr>
            </w:r>
          </w:p>
          <w:p w:rsidR="00000000" w:rsidDel="00000000" w:rsidP="00000000" w:rsidRDefault="00000000" w:rsidRPr="00000000" w14:paraId="000000F5">
            <w:pPr>
              <w:pStyle w:val="Title"/>
              <w:rPr>
                <w:b w:val="1"/>
                <w:sz w:val="54"/>
                <w:szCs w:val="54"/>
                <w:highlight w:val="white"/>
              </w:rPr>
            </w:pPr>
            <w:bookmarkStart w:colFirst="0" w:colLast="0" w:name="_vcf6x2zblhyb" w:id="10"/>
            <w:bookmarkEnd w:id="10"/>
            <w:r w:rsidDel="00000000" w:rsidR="00000000" w:rsidRPr="00000000">
              <w:rPr>
                <w:rtl w:val="0"/>
              </w:rPr>
            </w:r>
          </w:p>
          <w:p w:rsidR="00000000" w:rsidDel="00000000" w:rsidP="00000000" w:rsidRDefault="00000000" w:rsidRPr="00000000" w14:paraId="000000F6">
            <w:pPr>
              <w:pStyle w:val="Title"/>
              <w:rPr>
                <w:b w:val="1"/>
                <w:sz w:val="54"/>
                <w:szCs w:val="54"/>
                <w:highlight w:val="white"/>
              </w:rPr>
            </w:pPr>
            <w:bookmarkStart w:colFirst="0" w:colLast="0" w:name="_mtnab9tkalu6" w:id="11"/>
            <w:bookmarkEnd w:id="11"/>
            <w:r w:rsidDel="00000000" w:rsidR="00000000" w:rsidRPr="00000000">
              <w:rPr>
                <w:b w:val="1"/>
                <w:sz w:val="54"/>
                <w:szCs w:val="54"/>
                <w:highlight w:val="white"/>
                <w:rtl w:val="0"/>
              </w:rPr>
              <w:t xml:space="preserve">WEEK2</w:t>
            </w:r>
          </w:p>
          <w:p w:rsidR="00000000" w:rsidDel="00000000" w:rsidP="00000000" w:rsidRDefault="00000000" w:rsidRPr="00000000" w14:paraId="000000F7">
            <w:pPr>
              <w:spacing w:line="240" w:lineRule="auto"/>
              <w:rPr>
                <w:b w:val="1"/>
                <w:sz w:val="28"/>
                <w:szCs w:val="28"/>
                <w:highlight w:val="white"/>
              </w:rPr>
            </w:pPr>
            <w:r w:rsidDel="00000000" w:rsidR="00000000" w:rsidRPr="00000000">
              <w:rPr>
                <w:b w:val="1"/>
                <w:sz w:val="28"/>
                <w:szCs w:val="28"/>
                <w:highlight w:val="white"/>
                <w:rtl w:val="0"/>
              </w:rPr>
              <w:t xml:space="preserve">Aim:- More about html and tags</w:t>
            </w:r>
          </w:p>
          <w:p w:rsidR="00000000" w:rsidDel="00000000" w:rsidP="00000000" w:rsidRDefault="00000000" w:rsidRPr="00000000" w14:paraId="000000F8">
            <w:pPr>
              <w:rPr>
                <w:b w:val="1"/>
                <w:color w:val="24292f"/>
                <w:sz w:val="20"/>
                <w:szCs w:val="20"/>
                <w:highlight w:val="white"/>
              </w:rPr>
            </w:pPr>
            <w:r w:rsidDel="00000000" w:rsidR="00000000" w:rsidRPr="00000000">
              <w:rPr>
                <w:rtl w:val="0"/>
              </w:rPr>
            </w:r>
          </w:p>
          <w:p w:rsidR="00000000" w:rsidDel="00000000" w:rsidP="00000000" w:rsidRDefault="00000000" w:rsidRPr="00000000" w14:paraId="000000F9">
            <w:pPr>
              <w:rPr>
                <w:b w:val="1"/>
                <w:color w:val="24292f"/>
                <w:sz w:val="20"/>
                <w:szCs w:val="20"/>
                <w:highlight w:val="white"/>
              </w:rPr>
            </w:pPr>
            <w:r w:rsidDel="00000000" w:rsidR="00000000" w:rsidRPr="00000000">
              <w:rPr>
                <w:rtl w:val="0"/>
              </w:rPr>
            </w:r>
          </w:p>
          <w:p w:rsidR="00000000" w:rsidDel="00000000" w:rsidP="00000000" w:rsidRDefault="00000000" w:rsidRPr="00000000" w14:paraId="000000FA">
            <w:pPr>
              <w:pStyle w:val="Subtitle"/>
              <w:rPr>
                <w:b w:val="1"/>
                <w:sz w:val="24"/>
                <w:szCs w:val="24"/>
                <w:highlight w:val="white"/>
              </w:rPr>
            </w:pPr>
            <w:bookmarkStart w:colFirst="0" w:colLast="0" w:name="_mdrc5deheer8" w:id="12"/>
            <w:bookmarkEnd w:id="12"/>
            <w:r w:rsidDel="00000000" w:rsidR="00000000" w:rsidRPr="00000000">
              <w:rPr>
                <w:b w:val="1"/>
                <w:sz w:val="24"/>
                <w:szCs w:val="24"/>
                <w:highlight w:val="white"/>
                <w:rtl w:val="0"/>
              </w:rPr>
              <w:t xml:space="preserve">1)What is difference between heading,title and body?</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FB">
            <w:pPr>
              <w:spacing w:line="400" w:lineRule="auto"/>
              <w:jc w:val="lef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FC">
            <w:pPr>
              <w:pStyle w:val="Heading3"/>
              <w:spacing w:line="342.85714285714283" w:lineRule="auto"/>
              <w:rPr>
                <w:b w:val="1"/>
                <w:sz w:val="30"/>
                <w:szCs w:val="30"/>
                <w:highlight w:val="white"/>
              </w:rPr>
            </w:pPr>
            <w:bookmarkStart w:colFirst="0" w:colLast="0" w:name="_qp53t67f7t7w" w:id="13"/>
            <w:bookmarkEnd w:id="13"/>
            <w:r w:rsidDel="00000000" w:rsidR="00000000" w:rsidRPr="00000000">
              <w:rPr>
                <w:b w:val="1"/>
                <w:sz w:val="30"/>
                <w:szCs w:val="30"/>
                <w:highlight w:val="white"/>
                <w:rtl w:val="0"/>
              </w:rPr>
              <w:t xml:space="preserve">ans)</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FD">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FE">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FF">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00">
            <w:pPr>
              <w:pStyle w:val="Heading4"/>
              <w:spacing w:line="342.85714285714283" w:lineRule="auto"/>
              <w:rPr>
                <w:b w:val="1"/>
                <w:sz w:val="26"/>
                <w:szCs w:val="26"/>
                <w:highlight w:val="white"/>
              </w:rPr>
            </w:pPr>
            <w:bookmarkStart w:colFirst="0" w:colLast="0" w:name="_sr64gpgjc7nh" w:id="14"/>
            <w:bookmarkEnd w:id="14"/>
            <w:r w:rsidDel="00000000" w:rsidR="00000000" w:rsidRPr="00000000">
              <w:rPr>
                <w:b w:val="1"/>
                <w:sz w:val="26"/>
                <w:szCs w:val="26"/>
                <w:highlight w:val="white"/>
                <w:rtl w:val="0"/>
              </w:rPr>
              <w:t xml:space="preserve">title:-</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01">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02">
            <w:pPr>
              <w:pStyle w:val="Heading4"/>
              <w:spacing w:line="342.85714285714283" w:lineRule="auto"/>
              <w:rPr>
                <w:b w:val="1"/>
                <w:color w:val="24292f"/>
                <w:sz w:val="25"/>
                <w:szCs w:val="25"/>
                <w:highlight w:val="white"/>
              </w:rPr>
            </w:pPr>
            <w:bookmarkStart w:colFirst="0" w:colLast="0" w:name="_kecutjp0xojl" w:id="15"/>
            <w:bookmarkEnd w:id="15"/>
            <w:r w:rsidDel="00000000" w:rsidR="00000000" w:rsidRPr="00000000">
              <w:rPr>
                <w:b w:val="1"/>
                <w:color w:val="24292f"/>
                <w:sz w:val="22"/>
                <w:szCs w:val="22"/>
                <w:highlight w:val="white"/>
                <w:rtl w:val="0"/>
              </w:rPr>
              <w:t xml:space="preserve">The Title Tag is a meta tag: it's in the head of the page, that is not part of the actual content. You won't see the title tag on the page, other than at the top of your browser screen.</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03">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04">
            <w:pPr>
              <w:pStyle w:val="Heading4"/>
              <w:spacing w:line="342.85714285714283" w:lineRule="auto"/>
              <w:rPr>
                <w:b w:val="1"/>
                <w:color w:val="24292f"/>
                <w:sz w:val="25"/>
                <w:szCs w:val="25"/>
                <w:highlight w:val="white"/>
              </w:rPr>
            </w:pPr>
            <w:bookmarkStart w:colFirst="0" w:colLast="0" w:name="_5um71d20zlun" w:id="16"/>
            <w:bookmarkEnd w:id="16"/>
            <w:r w:rsidDel="00000000" w:rsidR="00000000" w:rsidRPr="00000000">
              <w:rPr>
                <w:b w:val="1"/>
                <w:color w:val="24292f"/>
                <w:sz w:val="22"/>
                <w:szCs w:val="22"/>
                <w:highlight w:val="white"/>
                <w:rtl w:val="0"/>
              </w:rPr>
              <w:t xml:space="preserve">The title tag is relevant for SEO for two reasons:</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05">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06">
            <w:pPr>
              <w:pStyle w:val="Heading4"/>
              <w:spacing w:line="342.85714285714283" w:lineRule="auto"/>
              <w:rPr>
                <w:b w:val="1"/>
                <w:color w:val="24292f"/>
                <w:sz w:val="25"/>
                <w:szCs w:val="25"/>
                <w:highlight w:val="white"/>
              </w:rPr>
            </w:pPr>
            <w:bookmarkStart w:colFirst="0" w:colLast="0" w:name="_x5149ylds1q0" w:id="17"/>
            <w:bookmarkEnd w:id="17"/>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07">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08">
            <w:pPr>
              <w:pStyle w:val="Heading4"/>
              <w:spacing w:line="342.85714285714283" w:lineRule="auto"/>
              <w:rPr>
                <w:b w:val="1"/>
                <w:color w:val="24292f"/>
                <w:sz w:val="25"/>
                <w:szCs w:val="25"/>
                <w:highlight w:val="white"/>
              </w:rPr>
            </w:pPr>
            <w:bookmarkStart w:colFirst="0" w:colLast="0" w:name="_n3x0xqefy5cp" w:id="18"/>
            <w:bookmarkEnd w:id="18"/>
            <w:r w:rsidDel="00000000" w:rsidR="00000000" w:rsidRPr="00000000">
              <w:rPr>
                <w:b w:val="1"/>
                <w:color w:val="24292f"/>
                <w:sz w:val="22"/>
                <w:szCs w:val="22"/>
                <w:highlight w:val="white"/>
                <w:rtl w:val="0"/>
              </w:rPr>
              <w:t xml:space="preserve">It's a hint to Google what your page is about</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09">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0A">
            <w:pPr>
              <w:pStyle w:val="Heading4"/>
              <w:spacing w:line="342.85714285714283" w:lineRule="auto"/>
              <w:rPr>
                <w:b w:val="1"/>
                <w:color w:val="24292f"/>
                <w:sz w:val="25"/>
                <w:szCs w:val="25"/>
                <w:highlight w:val="white"/>
              </w:rPr>
            </w:pPr>
            <w:bookmarkStart w:colFirst="0" w:colLast="0" w:name="_2viw3achefhr" w:id="19"/>
            <w:bookmarkEnd w:id="19"/>
            <w:r w:rsidDel="00000000" w:rsidR="00000000" w:rsidRPr="00000000">
              <w:rPr>
                <w:b w:val="1"/>
                <w:color w:val="24292f"/>
                <w:sz w:val="22"/>
                <w:szCs w:val="22"/>
                <w:highlight w:val="white"/>
                <w:rtl w:val="0"/>
              </w:rPr>
              <w:t xml:space="preserve">It is shown in the SERP as the link searchers click on to visit your page.</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0B">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0C">
            <w:pPr>
              <w:pStyle w:val="Heading4"/>
              <w:spacing w:line="342.85714285714283" w:lineRule="auto"/>
              <w:rPr>
                <w:b w:val="1"/>
                <w:color w:val="24292f"/>
                <w:sz w:val="25"/>
                <w:szCs w:val="25"/>
                <w:highlight w:val="white"/>
              </w:rPr>
            </w:pPr>
            <w:bookmarkStart w:colFirst="0" w:colLast="0" w:name="_jknld8xog2y5" w:id="20"/>
            <w:bookmarkEnd w:id="20"/>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0D">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0E">
            <w:pPr>
              <w:pStyle w:val="Heading4"/>
              <w:spacing w:line="342.85714285714283" w:lineRule="auto"/>
              <w:rPr>
                <w:b w:val="1"/>
                <w:color w:val="24292f"/>
                <w:sz w:val="25"/>
                <w:szCs w:val="25"/>
                <w:highlight w:val="white"/>
              </w:rPr>
            </w:pPr>
            <w:bookmarkStart w:colFirst="0" w:colLast="0" w:name="_mjznjl4lwgjd" w:id="21"/>
            <w:bookmarkEnd w:id="21"/>
            <w:r w:rsidDel="00000000" w:rsidR="00000000" w:rsidRPr="00000000">
              <w:rPr>
                <w:b w:val="1"/>
                <w:color w:val="24292f"/>
                <w:sz w:val="22"/>
                <w:szCs w:val="22"/>
                <w:highlight w:val="white"/>
                <w:rtl w:val="0"/>
              </w:rPr>
              <w:t xml:space="preserve">Heading:-</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0F">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10">
            <w:pPr>
              <w:pStyle w:val="Heading4"/>
              <w:spacing w:line="342.85714285714283" w:lineRule="auto"/>
              <w:rPr>
                <w:b w:val="1"/>
                <w:color w:val="24292f"/>
                <w:sz w:val="25"/>
                <w:szCs w:val="25"/>
                <w:highlight w:val="white"/>
              </w:rPr>
            </w:pPr>
            <w:bookmarkStart w:colFirst="0" w:colLast="0" w:name="_g7rmjfaqzzdd" w:id="22"/>
            <w:bookmarkEnd w:id="22"/>
            <w:r w:rsidDel="00000000" w:rsidR="00000000" w:rsidRPr="00000000">
              <w:rPr>
                <w:b w:val="1"/>
                <w:color w:val="24292f"/>
                <w:sz w:val="22"/>
                <w:szCs w:val="22"/>
                <w:highlight w:val="white"/>
                <w:rtl w:val="0"/>
              </w:rPr>
              <w:t xml:space="preserve">a Heading or H1 is visible on the page. In other words. It's usually the most prominent text, and tells a visitor what to expect on that page.</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11">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12">
            <w:pPr>
              <w:pStyle w:val="Heading4"/>
              <w:spacing w:line="342.85714285714283" w:lineRule="auto"/>
              <w:rPr>
                <w:b w:val="1"/>
                <w:color w:val="24292f"/>
                <w:sz w:val="25"/>
                <w:szCs w:val="25"/>
                <w:highlight w:val="white"/>
              </w:rPr>
            </w:pPr>
            <w:bookmarkStart w:colFirst="0" w:colLast="0" w:name="_o5kukbv9kvra" w:id="23"/>
            <w:bookmarkEnd w:id="23"/>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13">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14">
            <w:pPr>
              <w:pStyle w:val="Heading4"/>
              <w:spacing w:line="342.85714285714283" w:lineRule="auto"/>
              <w:rPr>
                <w:b w:val="1"/>
                <w:color w:val="24292f"/>
                <w:sz w:val="25"/>
                <w:szCs w:val="25"/>
                <w:highlight w:val="white"/>
              </w:rPr>
            </w:pPr>
            <w:bookmarkStart w:colFirst="0" w:colLast="0" w:name="_kwda0litgwtz" w:id="24"/>
            <w:bookmarkEnd w:id="24"/>
            <w:r w:rsidDel="00000000" w:rsidR="00000000" w:rsidRPr="00000000">
              <w:rPr>
                <w:b w:val="1"/>
                <w:color w:val="24292f"/>
                <w:sz w:val="22"/>
                <w:szCs w:val="22"/>
                <w:highlight w:val="white"/>
                <w:rtl w:val="0"/>
              </w:rPr>
              <w:t xml:space="preserve">Here is the example of H1 on the main page of a website</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15">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16">
            <w:pPr>
              <w:pStyle w:val="Heading4"/>
              <w:spacing w:line="342.85714285714283" w:lineRule="auto"/>
              <w:rPr>
                <w:b w:val="1"/>
                <w:color w:val="24292f"/>
                <w:sz w:val="25"/>
                <w:szCs w:val="25"/>
                <w:highlight w:val="white"/>
              </w:rPr>
            </w:pPr>
            <w:bookmarkStart w:colFirst="0" w:colLast="0" w:name="_91oebgrjfs92" w:id="25"/>
            <w:bookmarkEnd w:id="25"/>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17">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18">
            <w:pPr>
              <w:pStyle w:val="Heading4"/>
              <w:spacing w:line="342.85714285714283" w:lineRule="auto"/>
              <w:rPr>
                <w:b w:val="1"/>
                <w:color w:val="24292f"/>
                <w:sz w:val="25"/>
                <w:szCs w:val="25"/>
                <w:highlight w:val="white"/>
              </w:rPr>
            </w:pPr>
            <w:bookmarkStart w:colFirst="0" w:colLast="0" w:name="_zebzo4lfehrc" w:id="26"/>
            <w:bookmarkEnd w:id="26"/>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19">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1A">
            <w:pPr>
              <w:pStyle w:val="Heading4"/>
              <w:spacing w:line="342.85714285714283" w:lineRule="auto"/>
              <w:rPr>
                <w:b w:val="1"/>
                <w:color w:val="24292f"/>
                <w:sz w:val="25"/>
                <w:szCs w:val="25"/>
                <w:highlight w:val="white"/>
              </w:rPr>
            </w:pPr>
            <w:bookmarkStart w:colFirst="0" w:colLast="0" w:name="_y4ienwtsq7p7" w:id="27"/>
            <w:bookmarkEnd w:id="27"/>
            <w:r w:rsidDel="00000000" w:rsidR="00000000" w:rsidRPr="00000000">
              <w:rPr>
                <w:b w:val="1"/>
                <w:color w:val="24292f"/>
                <w:sz w:val="22"/>
                <w:szCs w:val="22"/>
                <w:highlight w:val="white"/>
                <w:rtl w:val="0"/>
              </w:rPr>
              <w:t xml:space="preserve">body tag:-</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1B">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1C">
            <w:pPr>
              <w:pStyle w:val="Heading4"/>
              <w:spacing w:line="342.85714285714283" w:lineRule="auto"/>
              <w:rPr>
                <w:b w:val="1"/>
                <w:color w:val="24292f"/>
                <w:sz w:val="25"/>
                <w:szCs w:val="25"/>
                <w:highlight w:val="white"/>
              </w:rPr>
            </w:pPr>
            <w:bookmarkStart w:colFirst="0" w:colLast="0" w:name="_qbya42n9dbi" w:id="28"/>
            <w:bookmarkEnd w:id="28"/>
            <w:r w:rsidDel="00000000" w:rsidR="00000000" w:rsidRPr="00000000">
              <w:rPr>
                <w:b w:val="1"/>
                <w:color w:val="24292f"/>
                <w:sz w:val="22"/>
                <w:szCs w:val="22"/>
                <w:highlight w:val="white"/>
                <w:rtl w:val="0"/>
              </w:rPr>
              <w:t xml:space="preserve">The HTML &lt;body&gt; tag defines the main content of the HTML document or the section of the HTML document that will be directly visible on your web page. This tag is also commonly referred to as the &lt;body&gt; element</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1D">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1E">
            <w:pPr>
              <w:pStyle w:val="Heading4"/>
              <w:spacing w:line="342.85714285714283" w:lineRule="auto"/>
              <w:rPr>
                <w:b w:val="1"/>
                <w:color w:val="24292f"/>
                <w:sz w:val="25"/>
                <w:szCs w:val="25"/>
                <w:highlight w:val="white"/>
              </w:rPr>
            </w:pPr>
            <w:bookmarkStart w:colFirst="0" w:colLast="0" w:name="_clb173khpix9" w:id="29"/>
            <w:bookmarkEnd w:id="29"/>
            <w:r w:rsidDel="00000000" w:rsidR="00000000" w:rsidRPr="00000000">
              <w:rPr>
                <w:b w:val="1"/>
                <w:color w:val="24292f"/>
                <w:sz w:val="22"/>
                <w:szCs w:val="22"/>
                <w:highlight w:val="white"/>
                <w:rtl w:val="0"/>
              </w:rPr>
              <w:t xml:space="preserve">The &lt;body&gt; tag defines the document's body.</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1F">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20">
            <w:pPr>
              <w:pStyle w:val="Heading4"/>
              <w:spacing w:line="342.85714285714283" w:lineRule="auto"/>
              <w:rPr>
                <w:b w:val="1"/>
                <w:color w:val="24292f"/>
                <w:sz w:val="25"/>
                <w:szCs w:val="25"/>
                <w:highlight w:val="white"/>
              </w:rPr>
            </w:pPr>
            <w:bookmarkStart w:colFirst="0" w:colLast="0" w:name="_8b1sribnaw5h" w:id="30"/>
            <w:bookmarkEnd w:id="30"/>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21">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22">
            <w:pPr>
              <w:pStyle w:val="Heading4"/>
              <w:spacing w:line="342.85714285714283" w:lineRule="auto"/>
              <w:rPr>
                <w:b w:val="1"/>
                <w:color w:val="24292f"/>
                <w:sz w:val="25"/>
                <w:szCs w:val="25"/>
                <w:highlight w:val="white"/>
              </w:rPr>
            </w:pPr>
            <w:bookmarkStart w:colFirst="0" w:colLast="0" w:name="_xi2th1hppvox" w:id="31"/>
            <w:bookmarkEnd w:id="31"/>
            <w:r w:rsidDel="00000000" w:rsidR="00000000" w:rsidRPr="00000000">
              <w:rPr>
                <w:b w:val="1"/>
                <w:color w:val="24292f"/>
                <w:sz w:val="22"/>
                <w:szCs w:val="22"/>
                <w:highlight w:val="white"/>
                <w:rtl w:val="0"/>
              </w:rPr>
              <w:t xml:space="preserve">The &lt;body&gt; element contains all the contents of an HTML document, such as headings, paragraphs, images, hyperlinks, tables, lists, etc</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23">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24">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25">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26">
            <w:pPr>
              <w:pStyle w:val="Subtitle"/>
              <w:spacing w:line="342.85714285714283" w:lineRule="auto"/>
              <w:rPr>
                <w:b w:val="1"/>
                <w:sz w:val="32"/>
                <w:szCs w:val="32"/>
                <w:highlight w:val="white"/>
              </w:rPr>
            </w:pPr>
            <w:bookmarkStart w:colFirst="0" w:colLast="0" w:name="_84dabvd2ni5c" w:id="32"/>
            <w:bookmarkEnd w:id="32"/>
            <w:r w:rsidDel="00000000" w:rsidR="00000000" w:rsidRPr="00000000">
              <w:rPr>
                <w:b w:val="1"/>
                <w:sz w:val="32"/>
                <w:szCs w:val="32"/>
                <w:highlight w:val="white"/>
                <w:rtl w:val="0"/>
              </w:rPr>
              <w:t xml:space="preserve">2)What is difference between web application and mobile application?</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27">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28">
            <w:pPr>
              <w:pStyle w:val="Heading3"/>
              <w:spacing w:line="342.85714285714283" w:lineRule="auto"/>
              <w:rPr>
                <w:b w:val="1"/>
                <w:sz w:val="30"/>
                <w:szCs w:val="30"/>
                <w:highlight w:val="white"/>
              </w:rPr>
            </w:pPr>
            <w:bookmarkStart w:colFirst="0" w:colLast="0" w:name="_mhw06jfwdwd8" w:id="33"/>
            <w:bookmarkEnd w:id="33"/>
            <w:r w:rsidDel="00000000" w:rsidR="00000000" w:rsidRPr="00000000">
              <w:rPr>
                <w:b w:val="1"/>
                <w:sz w:val="30"/>
                <w:szCs w:val="30"/>
                <w:highlight w:val="white"/>
                <w:rtl w:val="0"/>
              </w:rPr>
              <w:t xml:space="preserve">ans)</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29">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2A">
            <w:pPr>
              <w:spacing w:line="342.85714285714283" w:lineRule="auto"/>
              <w:rPr>
                <w:b w:val="1"/>
                <w:color w:val="24292f"/>
                <w:sz w:val="25"/>
                <w:szCs w:val="25"/>
                <w:highlight w:val="white"/>
              </w:rPr>
            </w:pPr>
            <w:r w:rsidDel="00000000" w:rsidR="00000000" w:rsidRPr="00000000">
              <w:rPr>
                <w:b w:val="1"/>
                <w:color w:val="24292f"/>
                <w:highlight w:val="white"/>
                <w:rtl w:val="0"/>
              </w:rPr>
              <w:t xml:space="preserve">A difference between these two types of apps is that web apps require an active Internet connection in order to function, whereas mobile apps can often function while offline</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2B">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2C">
            <w:pPr>
              <w:spacing w:line="342.85714285714283" w:lineRule="auto"/>
              <w:rPr>
                <w:b w:val="1"/>
                <w:color w:val="24292f"/>
                <w:sz w:val="25"/>
                <w:szCs w:val="25"/>
                <w:highlight w:val="white"/>
              </w:rPr>
            </w:pPr>
            <w:r w:rsidDel="00000000" w:rsidR="00000000" w:rsidRPr="00000000">
              <w:rPr>
                <w:b w:val="1"/>
                <w:color w:val="24292f"/>
                <w:highlight w:val="white"/>
                <w:rtl w:val="0"/>
              </w:rPr>
              <w:t xml:space="preserve">Mobile apps tend to be faster and more efficient than web apps, but in order to maintain optimum functionality, users must regularly download updates, whereas web apps update themselves</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2D">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2E">
            <w:pPr>
              <w:spacing w:line="342.85714285714283" w:lineRule="auto"/>
              <w:rPr>
                <w:b w:val="1"/>
                <w:color w:val="24292f"/>
                <w:sz w:val="25"/>
                <w:szCs w:val="25"/>
                <w:highlight w:val="white"/>
              </w:rPr>
            </w:pPr>
            <w:r w:rsidDel="00000000" w:rsidR="00000000" w:rsidRPr="00000000">
              <w:rPr>
                <w:b w:val="1"/>
                <w:color w:val="24292f"/>
                <w:highlight w:val="white"/>
                <w:rtl w:val="0"/>
              </w:rPr>
              <w:t xml:space="preserve">Function in-browser, and therefore do not need to be downloaded or installed  whereas mobile application need to install</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2F">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30">
            <w:pPr>
              <w:spacing w:line="342.85714285714283" w:lineRule="auto"/>
              <w:rPr>
                <w:b w:val="1"/>
                <w:color w:val="24292f"/>
                <w:sz w:val="25"/>
                <w:szCs w:val="25"/>
                <w:highlight w:val="white"/>
              </w:rPr>
            </w:pPr>
            <w:r w:rsidDel="00000000" w:rsidR="00000000" w:rsidRPr="00000000">
              <w:rPr>
                <w:b w:val="1"/>
                <w:color w:val="24292f"/>
                <w:highlight w:val="white"/>
                <w:rtl w:val="0"/>
              </w:rPr>
              <w:t xml:space="preserve">webapps easier and faster to build than mobile apps</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31">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32">
            <w:pPr>
              <w:spacing w:line="342.85714285714283" w:lineRule="auto"/>
              <w:rPr>
                <w:b w:val="1"/>
                <w:color w:val="24292f"/>
                <w:sz w:val="25"/>
                <w:szCs w:val="25"/>
                <w:highlight w:val="white"/>
              </w:rPr>
            </w:pPr>
            <w:r w:rsidDel="00000000" w:rsidR="00000000" w:rsidRPr="00000000">
              <w:rPr>
                <w:b w:val="1"/>
                <w:color w:val="24292f"/>
                <w:highlight w:val="white"/>
                <w:rtl w:val="0"/>
              </w:rPr>
              <w:t xml:space="preserve">speed:-mobile application faster and web are slow</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33">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34">
            <w:pPr>
              <w:spacing w:line="342.85714285714283" w:lineRule="auto"/>
              <w:rPr>
                <w:b w:val="1"/>
                <w:color w:val="24292f"/>
                <w:sz w:val="25"/>
                <w:szCs w:val="25"/>
                <w:highlight w:val="white"/>
              </w:rPr>
            </w:pPr>
            <w:r w:rsidDel="00000000" w:rsidR="00000000" w:rsidRPr="00000000">
              <w:rPr>
                <w:b w:val="1"/>
                <w:color w:val="24292f"/>
                <w:highlight w:val="white"/>
                <w:rtl w:val="0"/>
              </w:rPr>
              <w:t xml:space="preserve">application is more than web application.</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35">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36">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37">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38">
            <w:pPr>
              <w:pStyle w:val="Subtitle"/>
              <w:spacing w:line="342.85714285714283" w:lineRule="auto"/>
              <w:rPr>
                <w:b w:val="1"/>
                <w:sz w:val="32"/>
                <w:szCs w:val="32"/>
                <w:highlight w:val="white"/>
              </w:rPr>
            </w:pPr>
            <w:bookmarkStart w:colFirst="0" w:colLast="0" w:name="_68yuhchmx9cw" w:id="34"/>
            <w:bookmarkEnd w:id="34"/>
            <w:r w:rsidDel="00000000" w:rsidR="00000000" w:rsidRPr="00000000">
              <w:rPr>
                <w:b w:val="1"/>
                <w:sz w:val="32"/>
                <w:szCs w:val="32"/>
                <w:highlight w:val="white"/>
                <w:rtl w:val="0"/>
              </w:rPr>
              <w:t xml:space="preserve">3)List out various categories of tags?</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39">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3A">
            <w:pPr>
              <w:pStyle w:val="Heading3"/>
              <w:spacing w:line="342.85714285714283" w:lineRule="auto"/>
              <w:rPr>
                <w:b w:val="1"/>
                <w:sz w:val="30"/>
                <w:szCs w:val="30"/>
                <w:highlight w:val="white"/>
              </w:rPr>
            </w:pPr>
            <w:bookmarkStart w:colFirst="0" w:colLast="0" w:name="_p99et7ljlf26" w:id="35"/>
            <w:bookmarkEnd w:id="35"/>
            <w:r w:rsidDel="00000000" w:rsidR="00000000" w:rsidRPr="00000000">
              <w:rPr>
                <w:b w:val="1"/>
                <w:sz w:val="30"/>
                <w:szCs w:val="30"/>
                <w:highlight w:val="white"/>
                <w:rtl w:val="0"/>
              </w:rPr>
              <w:t xml:space="preserve">ans)</w:t>
            </w:r>
          </w:p>
          <w:p w:rsidR="00000000" w:rsidDel="00000000" w:rsidP="00000000" w:rsidRDefault="00000000" w:rsidRPr="00000000" w14:paraId="0000013B">
            <w:pPr>
              <w:spacing w:line="240" w:lineRule="auto"/>
              <w:rPr>
                <w:b w:val="1"/>
                <w:sz w:val="24"/>
                <w:szCs w:val="24"/>
                <w:highlight w:val="white"/>
              </w:rPr>
            </w:pPr>
            <w:r w:rsidDel="00000000" w:rsidR="00000000" w:rsidRPr="00000000">
              <w:rPr>
                <w:b w:val="1"/>
                <w:sz w:val="24"/>
                <w:szCs w:val="24"/>
                <w:highlight w:val="white"/>
                <w:rtl w:val="0"/>
              </w:rPr>
              <w:t xml:space="preserve">The HTML tags can also be simply divided based on basic categories like Basic HTML Root Tags, Formatting tags, Audio and Video Tags, Form and Input Tags, Frame Tags, Link Tags, List Tags, Table Tags, Style Tags, Meta Tags, etc.</w:t>
            </w:r>
          </w:p>
          <w:p w:rsidR="00000000" w:rsidDel="00000000" w:rsidP="00000000" w:rsidRDefault="00000000" w:rsidRPr="00000000" w14:paraId="0000013C">
            <w:pPr>
              <w:spacing w:line="240" w:lineRule="auto"/>
              <w:rPr>
                <w:b w:val="1"/>
                <w:sz w:val="24"/>
                <w:szCs w:val="24"/>
                <w:highlight w:val="white"/>
              </w:rPr>
            </w:pPr>
            <w:r w:rsidDel="00000000" w:rsidR="00000000" w:rsidRPr="00000000">
              <w:rPr>
                <w:b w:val="1"/>
                <w:sz w:val="24"/>
                <w:szCs w:val="24"/>
                <w:highlight w:val="white"/>
                <w:rtl w:val="0"/>
              </w:rPr>
              <w:t xml:space="preserve">1. Paired and Unpaired Tags</w:t>
            </w:r>
          </w:p>
          <w:p w:rsidR="00000000" w:rsidDel="00000000" w:rsidP="00000000" w:rsidRDefault="00000000" w:rsidRPr="00000000" w14:paraId="0000013D">
            <w:pPr>
              <w:spacing w:line="240" w:lineRule="auto"/>
              <w:rPr>
                <w:b w:val="1"/>
                <w:sz w:val="24"/>
                <w:szCs w:val="24"/>
                <w:highlight w:val="white"/>
              </w:rPr>
            </w:pPr>
            <w:r w:rsidDel="00000000" w:rsidR="00000000" w:rsidRPr="00000000">
              <w:rPr>
                <w:b w:val="1"/>
                <w:sz w:val="24"/>
                <w:szCs w:val="24"/>
                <w:highlight w:val="white"/>
                <w:rtl w:val="0"/>
              </w:rPr>
              <w:t xml:space="preserve">Paired Tags : &lt;p&gt; This text is a paragraph . &lt;/p&gt;</w:t>
            </w:r>
          </w:p>
          <w:p w:rsidR="00000000" w:rsidDel="00000000" w:rsidP="00000000" w:rsidRDefault="00000000" w:rsidRPr="00000000" w14:paraId="0000013E">
            <w:pPr>
              <w:spacing w:line="240" w:lineRule="auto"/>
              <w:rPr>
                <w:b w:val="1"/>
                <w:sz w:val="24"/>
                <w:szCs w:val="24"/>
                <w:highlight w:val="white"/>
              </w:rPr>
            </w:pPr>
            <w:r w:rsidDel="00000000" w:rsidR="00000000" w:rsidRPr="00000000">
              <w:rPr>
                <w:b w:val="1"/>
                <w:sz w:val="24"/>
                <w:szCs w:val="24"/>
                <w:highlight w:val="white"/>
                <w:rtl w:val="0"/>
              </w:rPr>
              <w:t xml:space="preserve">Unpaired Tags :</w:t>
            </w:r>
          </w:p>
          <w:p w:rsidR="00000000" w:rsidDel="00000000" w:rsidP="00000000" w:rsidRDefault="00000000" w:rsidRPr="00000000" w14:paraId="0000013F">
            <w:pPr>
              <w:spacing w:line="240" w:lineRule="auto"/>
              <w:rPr>
                <w:b w:val="1"/>
                <w:sz w:val="24"/>
                <w:szCs w:val="24"/>
                <w:highlight w:val="white"/>
              </w:rPr>
            </w:pPr>
            <w:r w:rsidDel="00000000" w:rsidR="00000000" w:rsidRPr="00000000">
              <w:rPr>
                <w:b w:val="1"/>
                <w:sz w:val="24"/>
                <w:szCs w:val="24"/>
                <w:highlight w:val="white"/>
                <w:rtl w:val="0"/>
              </w:rPr>
              <w:t xml:space="preserve">&lt;p&gt; This is a paragraph &lt;/p&gt;</w:t>
            </w:r>
          </w:p>
          <w:p w:rsidR="00000000" w:rsidDel="00000000" w:rsidP="00000000" w:rsidRDefault="00000000" w:rsidRPr="00000000" w14:paraId="00000140">
            <w:pPr>
              <w:spacing w:line="240" w:lineRule="auto"/>
              <w:rPr>
                <w:b w:val="1"/>
                <w:sz w:val="24"/>
                <w:szCs w:val="24"/>
                <w:highlight w:val="white"/>
              </w:rPr>
            </w:pPr>
            <w:r w:rsidDel="00000000" w:rsidR="00000000" w:rsidRPr="00000000">
              <w:rPr>
                <w:b w:val="1"/>
                <w:sz w:val="24"/>
                <w:szCs w:val="24"/>
                <w:highlight w:val="white"/>
                <w:rtl w:val="0"/>
              </w:rPr>
              <w:t xml:space="preserve">&lt;hr&gt;</w:t>
            </w:r>
          </w:p>
          <w:p w:rsidR="00000000" w:rsidDel="00000000" w:rsidP="00000000" w:rsidRDefault="00000000" w:rsidRPr="00000000" w14:paraId="00000141">
            <w:pPr>
              <w:spacing w:line="240" w:lineRule="auto"/>
              <w:rPr>
                <w:b w:val="1"/>
                <w:sz w:val="24"/>
                <w:szCs w:val="24"/>
                <w:highlight w:val="white"/>
              </w:rPr>
            </w:pPr>
            <w:r w:rsidDel="00000000" w:rsidR="00000000" w:rsidRPr="00000000">
              <w:rPr>
                <w:b w:val="1"/>
                <w:sz w:val="24"/>
                <w:szCs w:val="24"/>
                <w:highlight w:val="white"/>
                <w:rtl w:val="0"/>
              </w:rPr>
              <w:t xml:space="preserve">&lt;i&gt; &lt;b&gt; This is a bold and italicized text &lt;/b&gt; &lt;/i&gt;</w:t>
            </w:r>
          </w:p>
          <w:p w:rsidR="00000000" w:rsidDel="00000000" w:rsidP="00000000" w:rsidRDefault="00000000" w:rsidRPr="00000000" w14:paraId="00000142">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143">
            <w:pPr>
              <w:spacing w:line="240" w:lineRule="auto"/>
              <w:rPr>
                <w:b w:val="1"/>
                <w:sz w:val="24"/>
                <w:szCs w:val="24"/>
                <w:highlight w:val="white"/>
              </w:rPr>
            </w:pPr>
            <w:r w:rsidDel="00000000" w:rsidR="00000000" w:rsidRPr="00000000">
              <w:rPr>
                <w:b w:val="1"/>
                <w:sz w:val="24"/>
                <w:szCs w:val="24"/>
                <w:highlight w:val="white"/>
                <w:rtl w:val="0"/>
              </w:rPr>
              <w:t xml:space="preserve">2. Self-Closing Tags</w:t>
            </w:r>
          </w:p>
          <w:p w:rsidR="00000000" w:rsidDel="00000000" w:rsidP="00000000" w:rsidRDefault="00000000" w:rsidRPr="00000000" w14:paraId="00000144">
            <w:pPr>
              <w:spacing w:line="240" w:lineRule="auto"/>
              <w:rPr>
                <w:b w:val="1"/>
                <w:sz w:val="24"/>
                <w:szCs w:val="24"/>
                <w:highlight w:val="white"/>
              </w:rPr>
            </w:pPr>
            <w:r w:rsidDel="00000000" w:rsidR="00000000" w:rsidRPr="00000000">
              <w:rPr>
                <w:b w:val="1"/>
                <w:sz w:val="24"/>
                <w:szCs w:val="24"/>
                <w:highlight w:val="white"/>
                <w:rtl w:val="0"/>
              </w:rPr>
              <w:t xml:space="preserve">&lt;img src="a.jpg" alt="This is an alternate text"&gt;</w:t>
            </w:r>
          </w:p>
          <w:p w:rsidR="00000000" w:rsidDel="00000000" w:rsidP="00000000" w:rsidRDefault="00000000" w:rsidRPr="00000000" w14:paraId="00000145">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146">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147">
            <w:pPr>
              <w:spacing w:line="240" w:lineRule="auto"/>
              <w:rPr>
                <w:b w:val="1"/>
                <w:sz w:val="24"/>
                <w:szCs w:val="24"/>
                <w:highlight w:val="white"/>
              </w:rPr>
            </w:pPr>
            <w:r w:rsidDel="00000000" w:rsidR="00000000" w:rsidRPr="00000000">
              <w:rPr>
                <w:b w:val="1"/>
                <w:sz w:val="24"/>
                <w:szCs w:val="24"/>
                <w:highlight w:val="white"/>
                <w:rtl w:val="0"/>
              </w:rPr>
              <w:t xml:space="preserve">3. Utility-Based Tags</w:t>
            </w:r>
          </w:p>
          <w:p w:rsidR="00000000" w:rsidDel="00000000" w:rsidP="00000000" w:rsidRDefault="00000000" w:rsidRPr="00000000" w14:paraId="00000148">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149">
            <w:pPr>
              <w:spacing w:line="240" w:lineRule="auto"/>
              <w:rPr>
                <w:b w:val="1"/>
                <w:sz w:val="24"/>
                <w:szCs w:val="24"/>
                <w:highlight w:val="white"/>
              </w:rPr>
            </w:pPr>
            <w:r w:rsidDel="00000000" w:rsidR="00000000" w:rsidRPr="00000000">
              <w:rPr>
                <w:b w:val="1"/>
                <w:sz w:val="24"/>
                <w:szCs w:val="24"/>
                <w:highlight w:val="white"/>
                <w:rtl w:val="0"/>
              </w:rPr>
              <w:t xml:space="preserve">-&gt; This is done using tags like &lt;font&gt;, &lt;b&gt;, &lt;u&gt;, etc. Tables, divisions, and span tags are also those tags that help format a web page or document and set the layout of the page.</w:t>
            </w:r>
          </w:p>
          <w:p w:rsidR="00000000" w:rsidDel="00000000" w:rsidP="00000000" w:rsidRDefault="00000000" w:rsidRPr="00000000" w14:paraId="0000014A">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14B">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14C">
            <w:pPr>
              <w:spacing w:line="240" w:lineRule="auto"/>
              <w:rPr>
                <w:b w:val="1"/>
                <w:sz w:val="24"/>
                <w:szCs w:val="24"/>
                <w:highlight w:val="white"/>
              </w:rPr>
            </w:pPr>
            <w:r w:rsidDel="00000000" w:rsidR="00000000" w:rsidRPr="00000000">
              <w:rPr>
                <w:b w:val="1"/>
                <w:sz w:val="24"/>
                <w:szCs w:val="24"/>
                <w:highlight w:val="white"/>
                <w:rtl w:val="0"/>
              </w:rPr>
              <w:t xml:space="preserve">Control Tags</w:t>
            </w:r>
          </w:p>
          <w:p w:rsidR="00000000" w:rsidDel="00000000" w:rsidP="00000000" w:rsidRDefault="00000000" w:rsidRPr="00000000" w14:paraId="0000014D">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14E">
            <w:pPr>
              <w:spacing w:line="240" w:lineRule="auto"/>
              <w:rPr>
                <w:b w:val="1"/>
                <w:sz w:val="24"/>
                <w:szCs w:val="24"/>
                <w:highlight w:val="white"/>
              </w:rPr>
            </w:pPr>
            <w:r w:rsidDel="00000000" w:rsidR="00000000" w:rsidRPr="00000000">
              <w:rPr>
                <w:b w:val="1"/>
                <w:sz w:val="24"/>
                <w:szCs w:val="24"/>
                <w:highlight w:val="white"/>
                <w:rtl w:val="0"/>
              </w:rPr>
              <w:t xml:space="preserve">Another category of tags that can be created is ‘Control Tags’. The Script tags, radio buttons or checkboxes, the Form tags, etc., forms the control tags</w:t>
            </w:r>
          </w:p>
          <w:p w:rsidR="00000000" w:rsidDel="00000000" w:rsidP="00000000" w:rsidRDefault="00000000" w:rsidRPr="00000000" w14:paraId="0000014F">
            <w:pPr>
              <w:spacing w:line="240" w:lineRule="auto"/>
              <w:rPr>
                <w:b w:val="1"/>
                <w:sz w:val="24"/>
                <w:szCs w:val="24"/>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0">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1">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2">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3">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4">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5">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6">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7">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8">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9">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A">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B">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C">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D">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E">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F">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60">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61">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62">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63">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64">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65">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66">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67">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68">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69">
            <w:pPr>
              <w:spacing w:line="342.85714285714283" w:lineRule="auto"/>
              <w:rPr>
                <w:b w:val="1"/>
                <w:color w:val="24292f"/>
                <w:sz w:val="23"/>
                <w:szCs w:val="23"/>
                <w:highlight w:val="white"/>
              </w:rPr>
            </w:pPr>
            <w:r w:rsidDel="00000000" w:rsidR="00000000" w:rsidRPr="00000000">
              <w:rPr>
                <w:rtl w:val="0"/>
              </w:rPr>
            </w:r>
          </w:p>
        </w:tc>
      </w:tr>
      <w:tr>
        <w:trPr>
          <w:cantSplit w:val="0"/>
          <w:trHeight w:val="1782.4658203125"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6A">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6B">
            <w:pPr>
              <w:spacing w:line="342.85714285714283" w:lineRule="auto"/>
              <w:rPr>
                <w:b w:val="1"/>
                <w:color w:val="24292f"/>
                <w:sz w:val="28"/>
                <w:szCs w:val="28"/>
                <w:highlight w:val="white"/>
              </w:rPr>
            </w:pPr>
            <w:r w:rsidDel="00000000" w:rsidR="00000000" w:rsidRPr="00000000">
              <w:rPr>
                <w:rtl w:val="0"/>
              </w:rPr>
            </w:r>
          </w:p>
          <w:p w:rsidR="00000000" w:rsidDel="00000000" w:rsidP="00000000" w:rsidRDefault="00000000" w:rsidRPr="00000000" w14:paraId="0000016C">
            <w:pPr>
              <w:spacing w:line="342.85714285714283" w:lineRule="auto"/>
              <w:rPr>
                <w:b w:val="1"/>
                <w:color w:val="24292f"/>
                <w:sz w:val="28"/>
                <w:szCs w:val="28"/>
                <w:highlight w:val="white"/>
              </w:rPr>
            </w:pPr>
            <w:r w:rsidDel="00000000" w:rsidR="00000000" w:rsidRPr="00000000">
              <w:rPr>
                <w:rtl w:val="0"/>
              </w:rPr>
            </w:r>
          </w:p>
          <w:p w:rsidR="00000000" w:rsidDel="00000000" w:rsidP="00000000" w:rsidRDefault="00000000" w:rsidRPr="00000000" w14:paraId="0000016D">
            <w:pPr>
              <w:spacing w:line="342.85714285714283" w:lineRule="auto"/>
              <w:rPr>
                <w:b w:val="1"/>
                <w:color w:val="24292f"/>
                <w:sz w:val="28"/>
                <w:szCs w:val="28"/>
                <w:highlight w:val="white"/>
              </w:rPr>
            </w:pPr>
            <w:r w:rsidDel="00000000" w:rsidR="00000000" w:rsidRPr="00000000">
              <w:rPr>
                <w:rtl w:val="0"/>
              </w:rPr>
            </w:r>
          </w:p>
          <w:p w:rsidR="00000000" w:rsidDel="00000000" w:rsidP="00000000" w:rsidRDefault="00000000" w:rsidRPr="00000000" w14:paraId="0000016E">
            <w:pPr>
              <w:spacing w:line="342.85714285714283" w:lineRule="auto"/>
              <w:rPr>
                <w:b w:val="1"/>
                <w:color w:val="24292f"/>
                <w:sz w:val="28"/>
                <w:szCs w:val="28"/>
                <w:highlight w:val="white"/>
              </w:rPr>
            </w:pPr>
            <w:r w:rsidDel="00000000" w:rsidR="00000000" w:rsidRPr="00000000">
              <w:rPr>
                <w:rtl w:val="0"/>
              </w:rPr>
            </w:r>
          </w:p>
          <w:p w:rsidR="00000000" w:rsidDel="00000000" w:rsidP="00000000" w:rsidRDefault="00000000" w:rsidRPr="00000000" w14:paraId="0000016F">
            <w:pPr>
              <w:spacing w:line="342.85714285714283" w:lineRule="auto"/>
              <w:rPr>
                <w:b w:val="1"/>
                <w:color w:val="24292f"/>
                <w:sz w:val="28"/>
                <w:szCs w:val="28"/>
                <w:highlight w:val="white"/>
              </w:rPr>
            </w:pPr>
            <w:r w:rsidDel="00000000" w:rsidR="00000000" w:rsidRPr="00000000">
              <w:rPr>
                <w:rtl w:val="0"/>
              </w:rPr>
            </w:r>
          </w:p>
          <w:p w:rsidR="00000000" w:rsidDel="00000000" w:rsidP="00000000" w:rsidRDefault="00000000" w:rsidRPr="00000000" w14:paraId="00000170">
            <w:pPr>
              <w:spacing w:line="342.85714285714283" w:lineRule="auto"/>
              <w:rPr>
                <w:b w:val="1"/>
                <w:color w:val="24292f"/>
                <w:sz w:val="28"/>
                <w:szCs w:val="28"/>
                <w:highlight w:val="white"/>
              </w:rPr>
            </w:pPr>
            <w:r w:rsidDel="00000000" w:rsidR="00000000" w:rsidRPr="00000000">
              <w:rPr>
                <w:rtl w:val="0"/>
              </w:rPr>
            </w:r>
          </w:p>
          <w:p w:rsidR="00000000" w:rsidDel="00000000" w:rsidP="00000000" w:rsidRDefault="00000000" w:rsidRPr="00000000" w14:paraId="00000171">
            <w:pPr>
              <w:pStyle w:val="Heading1"/>
              <w:spacing w:line="342.85714285714283" w:lineRule="auto"/>
              <w:rPr>
                <w:b w:val="1"/>
                <w:highlight w:val="white"/>
              </w:rPr>
            </w:pPr>
            <w:bookmarkStart w:colFirst="0" w:colLast="0" w:name="_soqx8ugmso2n" w:id="36"/>
            <w:bookmarkEnd w:id="36"/>
            <w:r w:rsidDel="00000000" w:rsidR="00000000" w:rsidRPr="00000000">
              <w:rPr>
                <w:b w:val="1"/>
                <w:highlight w:val="white"/>
                <w:rtl w:val="0"/>
              </w:rPr>
              <w:t xml:space="preserve">4)RESUME</w:t>
            </w:r>
          </w:p>
          <w:p w:rsidR="00000000" w:rsidDel="00000000" w:rsidP="00000000" w:rsidRDefault="00000000" w:rsidRPr="00000000" w14:paraId="00000172">
            <w:pPr>
              <w:spacing w:line="342.85714285714283" w:lineRule="auto"/>
              <w:rPr>
                <w:b w:val="1"/>
                <w:color w:val="24292f"/>
                <w:sz w:val="28"/>
                <w:szCs w:val="28"/>
                <w:highlight w:val="white"/>
              </w:rPr>
            </w:pPr>
            <w:r w:rsidDel="00000000" w:rsidR="00000000" w:rsidRPr="00000000">
              <w:rPr>
                <w:rtl w:val="0"/>
              </w:rPr>
            </w:r>
          </w:p>
          <w:p w:rsidR="00000000" w:rsidDel="00000000" w:rsidP="00000000" w:rsidRDefault="00000000" w:rsidRPr="00000000" w14:paraId="00000173">
            <w:pPr>
              <w:spacing w:line="342.85714285714283" w:lineRule="auto"/>
              <w:rPr>
                <w:b w:val="1"/>
                <w:color w:val="24292f"/>
                <w:sz w:val="28"/>
                <w:szCs w:val="28"/>
                <w:highlight w:val="white"/>
              </w:rPr>
            </w:pPr>
            <w:r w:rsidDel="00000000" w:rsidR="00000000" w:rsidRPr="00000000">
              <w:rPr>
                <w:b w:val="1"/>
                <w:color w:val="24292f"/>
                <w:sz w:val="28"/>
                <w:szCs w:val="28"/>
                <w:highlight w:val="white"/>
              </w:rPr>
              <w:drawing>
                <wp:inline distB="114300" distT="114300" distL="114300" distR="114300">
                  <wp:extent cx="5314950" cy="42545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31495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line="342.85714285714283" w:lineRule="auto"/>
              <w:rPr>
                <w:b w:val="1"/>
                <w:color w:val="24292f"/>
                <w:sz w:val="20"/>
                <w:szCs w:val="20"/>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75">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76">
            <w:pPr>
              <w:spacing w:line="342.85714285714283" w:lineRule="auto"/>
              <w:rPr>
                <w:b w:val="1"/>
                <w:color w:val="24292f"/>
                <w:sz w:val="23"/>
                <w:szCs w:val="23"/>
                <w:highlight w:val="white"/>
              </w:rPr>
            </w:pPr>
            <w:r w:rsidDel="00000000" w:rsidR="00000000" w:rsidRPr="00000000">
              <w:rPr>
                <w:rtl w:val="0"/>
              </w:rPr>
            </w:r>
          </w:p>
        </w:tc>
      </w:tr>
      <w:tr>
        <w:trPr>
          <w:cantSplit w:val="0"/>
          <w:trHeight w:val="2412.4658203125"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77">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78">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79">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7A">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7B">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7C">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7D">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7E">
            <w:pPr>
              <w:spacing w:line="342.85714285714283" w:lineRule="auto"/>
              <w:rPr>
                <w:b w:val="1"/>
                <w:color w:val="24292f"/>
                <w:sz w:val="23"/>
                <w:szCs w:val="23"/>
                <w:highlight w:val="white"/>
              </w:rPr>
            </w:pPr>
            <w:r w:rsidDel="00000000" w:rsidR="00000000" w:rsidRPr="00000000">
              <w:rPr>
                <w:rtl w:val="0"/>
              </w:rPr>
            </w:r>
          </w:p>
        </w:tc>
      </w:tr>
      <w:tr>
        <w:trPr>
          <w:cantSplit w:val="0"/>
          <w:trHeight w:val="1988.8290550595266"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7F">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80">
            <w:pPr>
              <w:pStyle w:val="Heading1"/>
              <w:spacing w:line="342.85714285714283" w:lineRule="auto"/>
              <w:rPr>
                <w:b w:val="1"/>
                <w:highlight w:val="white"/>
              </w:rPr>
            </w:pPr>
            <w:bookmarkStart w:colFirst="0" w:colLast="0" w:name="_5q5qex6v8knt" w:id="37"/>
            <w:bookmarkEnd w:id="37"/>
            <w:r w:rsidDel="00000000" w:rsidR="00000000" w:rsidRPr="00000000">
              <w:rPr>
                <w:b w:val="1"/>
                <w:highlight w:val="white"/>
                <w:rtl w:val="0"/>
              </w:rPr>
              <w:t xml:space="preserve">WEEK3</w:t>
            </w:r>
          </w:p>
          <w:p w:rsidR="00000000" w:rsidDel="00000000" w:rsidP="00000000" w:rsidRDefault="00000000" w:rsidRPr="00000000" w14:paraId="00000181">
            <w:pPr>
              <w:spacing w:line="240" w:lineRule="auto"/>
              <w:rPr>
                <w:b w:val="1"/>
                <w:sz w:val="30"/>
                <w:szCs w:val="30"/>
                <w:highlight w:val="white"/>
              </w:rPr>
            </w:pPr>
            <w:r w:rsidDel="00000000" w:rsidR="00000000" w:rsidRPr="00000000">
              <w:rPr>
                <w:b w:val="1"/>
                <w:sz w:val="30"/>
                <w:szCs w:val="30"/>
                <w:highlight w:val="white"/>
                <w:rtl w:val="0"/>
              </w:rPr>
              <w:t xml:space="preserve">Aim:Usage of lists in html</w:t>
            </w:r>
          </w:p>
          <w:p w:rsidR="00000000" w:rsidDel="00000000" w:rsidP="00000000" w:rsidRDefault="00000000" w:rsidRPr="00000000" w14:paraId="00000182">
            <w:pPr>
              <w:spacing w:line="240" w:lineRule="auto"/>
              <w:rPr>
                <w:b w:val="1"/>
                <w:sz w:val="30"/>
                <w:szCs w:val="30"/>
                <w:highlight w:val="white"/>
              </w:rPr>
            </w:pPr>
            <w:r w:rsidDel="00000000" w:rsidR="00000000" w:rsidRPr="00000000">
              <w:rPr>
                <w:rtl w:val="0"/>
              </w:rPr>
            </w:r>
          </w:p>
          <w:p w:rsidR="00000000" w:rsidDel="00000000" w:rsidP="00000000" w:rsidRDefault="00000000" w:rsidRPr="00000000" w14:paraId="00000183">
            <w:pPr>
              <w:spacing w:line="240" w:lineRule="auto"/>
              <w:rPr>
                <w:b w:val="1"/>
                <w:sz w:val="30"/>
                <w:szCs w:val="30"/>
                <w:highlight w:val="white"/>
              </w:rPr>
            </w:pPr>
            <w:r w:rsidDel="00000000" w:rsidR="00000000" w:rsidRPr="00000000">
              <w:rPr>
                <w:b w:val="1"/>
                <w:sz w:val="30"/>
                <w:szCs w:val="30"/>
                <w:highlight w:val="white"/>
                <w:rtl w:val="0"/>
              </w:rPr>
              <w:t xml:space="preserve">Output:-</w:t>
            </w:r>
          </w:p>
          <w:p w:rsidR="00000000" w:rsidDel="00000000" w:rsidP="00000000" w:rsidRDefault="00000000" w:rsidRPr="00000000" w14:paraId="00000184">
            <w:pPr>
              <w:spacing w:line="240" w:lineRule="auto"/>
              <w:rPr>
                <w:b w:val="1"/>
                <w:sz w:val="30"/>
                <w:szCs w:val="30"/>
                <w:highlight w:val="white"/>
              </w:rPr>
            </w:pPr>
            <w:r w:rsidDel="00000000" w:rsidR="00000000" w:rsidRPr="00000000">
              <w:rPr>
                <w:rtl w:val="0"/>
              </w:rPr>
            </w:r>
          </w:p>
          <w:p w:rsidR="00000000" w:rsidDel="00000000" w:rsidP="00000000" w:rsidRDefault="00000000" w:rsidRPr="00000000" w14:paraId="00000185">
            <w:pPr>
              <w:spacing w:line="240" w:lineRule="auto"/>
              <w:rPr>
                <w:b w:val="1"/>
                <w:sz w:val="30"/>
                <w:szCs w:val="30"/>
                <w:highlight w:val="white"/>
              </w:rPr>
            </w:pPr>
            <w:r w:rsidDel="00000000" w:rsidR="00000000" w:rsidRPr="00000000">
              <w:rPr>
                <w:b w:val="1"/>
                <w:sz w:val="30"/>
                <w:szCs w:val="30"/>
                <w:highlight w:val="white"/>
              </w:rPr>
              <w:drawing>
                <wp:inline distB="114300" distT="114300" distL="114300" distR="114300">
                  <wp:extent cx="5624513" cy="4369456"/>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624513" cy="4369456"/>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line="240" w:lineRule="auto"/>
              <w:rPr>
                <w:b w:val="1"/>
                <w:sz w:val="24"/>
                <w:szCs w:val="24"/>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87">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88">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89">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8A">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8B">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8C">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8D">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8E">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8F">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90">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91">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92">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93">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94">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95">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96">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97">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98">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99">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9A">
            <w:pPr>
              <w:spacing w:after="240" w:before="240" w:line="342.85714285714283" w:lineRule="auto"/>
              <w:rPr>
                <w:b w:val="1"/>
                <w:color w:val="24292f"/>
                <w:sz w:val="28"/>
                <w:szCs w:val="28"/>
                <w:highlight w:val="white"/>
              </w:rPr>
            </w:pPr>
            <w:r w:rsidDel="00000000" w:rsidR="00000000" w:rsidRPr="00000000">
              <w:rPr>
                <w:b w:val="1"/>
                <w:color w:val="24292f"/>
                <w:sz w:val="28"/>
                <w:szCs w:val="28"/>
                <w:highlight w:val="white"/>
                <w:rtl w:val="0"/>
              </w:rPr>
              <w:t xml:space="preserve">Syntax;-</w:t>
            </w:r>
          </w:p>
          <w:p w:rsidR="00000000" w:rsidDel="00000000" w:rsidP="00000000" w:rsidRDefault="00000000" w:rsidRPr="00000000" w14:paraId="0000019B">
            <w:pPr>
              <w:spacing w:after="240" w:before="240" w:line="342.85714285714283" w:lineRule="auto"/>
              <w:rPr>
                <w:b w:val="1"/>
                <w:color w:val="24292f"/>
                <w:sz w:val="26"/>
                <w:szCs w:val="26"/>
                <w:highlight w:val="white"/>
              </w:rPr>
            </w:pPr>
            <w:r w:rsidDel="00000000" w:rsidR="00000000" w:rsidRPr="00000000">
              <w:rPr>
                <w:b w:val="1"/>
                <w:color w:val="24292f"/>
                <w:sz w:val="26"/>
                <w:szCs w:val="26"/>
                <w:highlight w:val="white"/>
                <w:rtl w:val="0"/>
              </w:rPr>
              <w:t xml:space="preserve">There are 2 types of lists and they are:</w:t>
            </w:r>
          </w:p>
          <w:p w:rsidR="00000000" w:rsidDel="00000000" w:rsidP="00000000" w:rsidRDefault="00000000" w:rsidRPr="00000000" w14:paraId="0000019C">
            <w:pPr>
              <w:spacing w:after="240" w:before="240" w:line="342.85714285714283" w:lineRule="auto"/>
              <w:ind w:left="1080" w:firstLine="0"/>
              <w:rPr>
                <w:b w:val="1"/>
                <w:color w:val="24292f"/>
                <w:sz w:val="26"/>
                <w:szCs w:val="26"/>
                <w:highlight w:val="white"/>
              </w:rPr>
            </w:pPr>
            <w:r w:rsidDel="00000000" w:rsidR="00000000" w:rsidRPr="00000000">
              <w:rPr>
                <w:b w:val="1"/>
                <w:color w:val="24292f"/>
                <w:sz w:val="26"/>
                <w:szCs w:val="26"/>
                <w:highlight w:val="white"/>
                <w:rtl w:val="0"/>
              </w:rPr>
              <w:t xml:space="preserve">Ø</w:t>
            </w:r>
            <w:r w:rsidDel="00000000" w:rsidR="00000000" w:rsidRPr="00000000">
              <w:rPr>
                <w:b w:val="1"/>
                <w:color w:val="24292f"/>
                <w:sz w:val="8"/>
                <w:szCs w:val="8"/>
                <w:highlight w:val="white"/>
                <w:rtl w:val="0"/>
              </w:rPr>
              <w:t xml:space="preserve"> </w:t>
            </w:r>
            <w:r w:rsidDel="00000000" w:rsidR="00000000" w:rsidRPr="00000000">
              <w:rPr>
                <w:b w:val="1"/>
                <w:color w:val="24292f"/>
                <w:sz w:val="26"/>
                <w:szCs w:val="26"/>
                <w:highlight w:val="white"/>
                <w:rtl w:val="0"/>
              </w:rPr>
              <w:t xml:space="preserve">Ordered Lists</w:t>
            </w:r>
          </w:p>
          <w:p w:rsidR="00000000" w:rsidDel="00000000" w:rsidP="00000000" w:rsidRDefault="00000000" w:rsidRPr="00000000" w14:paraId="0000019D">
            <w:pPr>
              <w:spacing w:after="240" w:before="240" w:line="342.85714285714283" w:lineRule="auto"/>
              <w:ind w:left="1080" w:firstLine="0"/>
              <w:rPr>
                <w:b w:val="1"/>
                <w:color w:val="24292f"/>
                <w:sz w:val="26"/>
                <w:szCs w:val="26"/>
                <w:highlight w:val="white"/>
              </w:rPr>
            </w:pPr>
            <w:r w:rsidDel="00000000" w:rsidR="00000000" w:rsidRPr="00000000">
              <w:rPr>
                <w:b w:val="1"/>
                <w:color w:val="24292f"/>
                <w:sz w:val="26"/>
                <w:szCs w:val="26"/>
                <w:highlight w:val="white"/>
                <w:rtl w:val="0"/>
              </w:rPr>
              <w:t xml:space="preserve">Ø</w:t>
            </w:r>
            <w:r w:rsidDel="00000000" w:rsidR="00000000" w:rsidRPr="00000000">
              <w:rPr>
                <w:b w:val="1"/>
                <w:color w:val="24292f"/>
                <w:sz w:val="8"/>
                <w:szCs w:val="8"/>
                <w:highlight w:val="white"/>
                <w:rtl w:val="0"/>
              </w:rPr>
              <w:t xml:space="preserve"> </w:t>
            </w:r>
            <w:r w:rsidDel="00000000" w:rsidR="00000000" w:rsidRPr="00000000">
              <w:rPr>
                <w:b w:val="1"/>
                <w:color w:val="24292f"/>
                <w:sz w:val="26"/>
                <w:szCs w:val="26"/>
                <w:highlight w:val="white"/>
                <w:rtl w:val="0"/>
              </w:rPr>
              <w:t xml:space="preserve">Unordered Lists</w:t>
            </w:r>
          </w:p>
          <w:p w:rsidR="00000000" w:rsidDel="00000000" w:rsidP="00000000" w:rsidRDefault="00000000" w:rsidRPr="00000000" w14:paraId="0000019E">
            <w:pPr>
              <w:spacing w:after="240" w:before="240" w:line="342.85714285714283" w:lineRule="auto"/>
              <w:rPr>
                <w:b w:val="1"/>
                <w:color w:val="24292f"/>
                <w:sz w:val="26"/>
                <w:szCs w:val="26"/>
                <w:highlight w:val="white"/>
              </w:rPr>
            </w:pPr>
            <w:r w:rsidDel="00000000" w:rsidR="00000000" w:rsidRPr="00000000">
              <w:rPr>
                <w:b w:val="1"/>
                <w:color w:val="24292f"/>
                <w:sz w:val="26"/>
                <w:szCs w:val="26"/>
                <w:highlight w:val="white"/>
                <w:rtl w:val="0"/>
              </w:rPr>
              <w:t xml:space="preserve">                   </w:t>
              <w:tab/>
              <w:t xml:space="preserve">Ordered Lists:</w:t>
            </w:r>
          </w:p>
          <w:p w:rsidR="00000000" w:rsidDel="00000000" w:rsidP="00000000" w:rsidRDefault="00000000" w:rsidRPr="00000000" w14:paraId="0000019F">
            <w:pPr>
              <w:shd w:fill="ffffff" w:val="clear"/>
              <w:spacing w:after="280" w:before="280" w:line="342.85714285714283" w:lineRule="auto"/>
              <w:ind w:left="1500" w:firstLine="0"/>
              <w:rPr>
                <w:b w:val="1"/>
                <w:color w:val="24292f"/>
                <w:sz w:val="26"/>
                <w:szCs w:val="26"/>
                <w:highlight w:val="white"/>
              </w:rPr>
            </w:pPr>
            <w:r w:rsidDel="00000000" w:rsidR="00000000" w:rsidRPr="00000000">
              <w:rPr>
                <w:b w:val="1"/>
                <w:color w:val="24292f"/>
                <w:sz w:val="26"/>
                <w:szCs w:val="26"/>
                <w:highlight w:val="white"/>
                <w:rtl w:val="0"/>
              </w:rPr>
              <w:t xml:space="preserve">·</w:t>
            </w:r>
            <w:r w:rsidDel="00000000" w:rsidR="00000000" w:rsidRPr="00000000">
              <w:rPr>
                <w:b w:val="1"/>
                <w:color w:val="24292f"/>
                <w:sz w:val="8"/>
                <w:szCs w:val="8"/>
                <w:highlight w:val="white"/>
                <w:rtl w:val="0"/>
              </w:rPr>
              <w:t xml:space="preserve">   </w:t>
              <w:tab/>
            </w:r>
            <w:r w:rsidDel="00000000" w:rsidR="00000000" w:rsidRPr="00000000">
              <w:rPr>
                <w:b w:val="1"/>
                <w:color w:val="24292f"/>
                <w:sz w:val="26"/>
                <w:szCs w:val="26"/>
                <w:highlight w:val="white"/>
                <w:rtl w:val="0"/>
              </w:rPr>
              <w:t xml:space="preserve">An ordered list starts with the </w:t>
            </w:r>
            <w:r w:rsidDel="00000000" w:rsidR="00000000" w:rsidRPr="00000000">
              <w:rPr>
                <w:b w:val="1"/>
                <w:color w:val="dc143c"/>
                <w:sz w:val="26"/>
                <w:szCs w:val="26"/>
                <w:highlight w:val="white"/>
                <w:rtl w:val="0"/>
              </w:rPr>
              <w:t xml:space="preserve">&lt;ol&gt;</w:t>
            </w:r>
            <w:r w:rsidDel="00000000" w:rsidR="00000000" w:rsidRPr="00000000">
              <w:rPr>
                <w:b w:val="1"/>
                <w:color w:val="24292f"/>
                <w:sz w:val="26"/>
                <w:szCs w:val="26"/>
                <w:highlight w:val="white"/>
                <w:rtl w:val="0"/>
              </w:rPr>
              <w:t xml:space="preserve"> tag. Each list item starts with the </w:t>
            </w:r>
            <w:r w:rsidDel="00000000" w:rsidR="00000000" w:rsidRPr="00000000">
              <w:rPr>
                <w:b w:val="1"/>
                <w:color w:val="dc143c"/>
                <w:sz w:val="26"/>
                <w:szCs w:val="26"/>
                <w:highlight w:val="white"/>
                <w:rtl w:val="0"/>
              </w:rPr>
              <w:t xml:space="preserve">&lt;li&gt;</w:t>
            </w:r>
            <w:r w:rsidDel="00000000" w:rsidR="00000000" w:rsidRPr="00000000">
              <w:rPr>
                <w:b w:val="1"/>
                <w:color w:val="24292f"/>
                <w:sz w:val="26"/>
                <w:szCs w:val="26"/>
                <w:highlight w:val="white"/>
                <w:rtl w:val="0"/>
              </w:rPr>
              <w:t xml:space="preserve"> tag.The list items will be marked with numbers by default.</w:t>
            </w:r>
          </w:p>
          <w:p w:rsidR="00000000" w:rsidDel="00000000" w:rsidP="00000000" w:rsidRDefault="00000000" w:rsidRPr="00000000" w14:paraId="000001A0">
            <w:pPr>
              <w:shd w:fill="ffffff" w:val="clear"/>
              <w:spacing w:after="280" w:before="280" w:line="342.85714285714283" w:lineRule="auto"/>
              <w:ind w:left="1500" w:firstLine="0"/>
              <w:rPr>
                <w:b w:val="1"/>
                <w:color w:val="24292f"/>
                <w:sz w:val="26"/>
                <w:szCs w:val="26"/>
                <w:highlight w:val="white"/>
              </w:rPr>
            </w:pPr>
            <w:r w:rsidDel="00000000" w:rsidR="00000000" w:rsidRPr="00000000">
              <w:rPr>
                <w:b w:val="1"/>
                <w:color w:val="24292f"/>
                <w:sz w:val="26"/>
                <w:szCs w:val="26"/>
                <w:highlight w:val="white"/>
                <w:rtl w:val="0"/>
              </w:rPr>
              <w:t xml:space="preserve">·</w:t>
            </w:r>
            <w:r w:rsidDel="00000000" w:rsidR="00000000" w:rsidRPr="00000000">
              <w:rPr>
                <w:b w:val="1"/>
                <w:color w:val="24292f"/>
                <w:sz w:val="8"/>
                <w:szCs w:val="8"/>
                <w:highlight w:val="white"/>
                <w:rtl w:val="0"/>
              </w:rPr>
              <w:t xml:space="preserve">   </w:t>
              <w:tab/>
            </w:r>
            <w:r w:rsidDel="00000000" w:rsidR="00000000" w:rsidRPr="00000000">
              <w:rPr>
                <w:b w:val="1"/>
                <w:color w:val="24292f"/>
                <w:sz w:val="26"/>
                <w:szCs w:val="26"/>
                <w:highlight w:val="white"/>
                <w:rtl w:val="0"/>
              </w:rPr>
              <w:t xml:space="preserve">The HTML </w:t>
            </w:r>
            <w:r w:rsidDel="00000000" w:rsidR="00000000" w:rsidRPr="00000000">
              <w:rPr>
                <w:b w:val="1"/>
                <w:color w:val="dc143c"/>
                <w:sz w:val="26"/>
                <w:szCs w:val="26"/>
                <w:highlight w:val="white"/>
                <w:rtl w:val="0"/>
              </w:rPr>
              <w:t xml:space="preserve">&lt;ol&gt;</w:t>
            </w:r>
            <w:r w:rsidDel="00000000" w:rsidR="00000000" w:rsidRPr="00000000">
              <w:rPr>
                <w:b w:val="1"/>
                <w:color w:val="24292f"/>
                <w:sz w:val="26"/>
                <w:szCs w:val="26"/>
                <w:highlight w:val="white"/>
                <w:rtl w:val="0"/>
              </w:rPr>
              <w:t xml:space="preserve"> tag defines an ordered list. An ordered list can be numerical or alphabetical.</w:t>
            </w:r>
          </w:p>
          <w:p w:rsidR="00000000" w:rsidDel="00000000" w:rsidP="00000000" w:rsidRDefault="00000000" w:rsidRPr="00000000" w14:paraId="000001A1">
            <w:pPr>
              <w:shd w:fill="ffffff" w:val="clear"/>
              <w:spacing w:after="280" w:before="280" w:line="342.85714285714283" w:lineRule="auto"/>
              <w:ind w:left="780" w:firstLine="0"/>
              <w:rPr>
                <w:b w:val="1"/>
                <w:color w:val="24292f"/>
                <w:sz w:val="26"/>
                <w:szCs w:val="26"/>
                <w:highlight w:val="white"/>
              </w:rPr>
            </w:pPr>
            <w:r w:rsidDel="00000000" w:rsidR="00000000" w:rsidRPr="00000000">
              <w:rPr>
                <w:b w:val="1"/>
                <w:color w:val="24292f"/>
                <w:sz w:val="26"/>
                <w:szCs w:val="26"/>
                <w:highlight w:val="white"/>
                <w:rtl w:val="0"/>
              </w:rPr>
              <w:t xml:space="preserve">Type attributes in Ordered list:</w:t>
            </w:r>
          </w:p>
          <w:p w:rsidR="00000000" w:rsidDel="00000000" w:rsidP="00000000" w:rsidRDefault="00000000" w:rsidRPr="00000000" w14:paraId="000001A2">
            <w:pPr>
              <w:shd w:fill="ffffff" w:val="clear"/>
              <w:spacing w:after="280" w:before="280" w:lineRule="auto"/>
              <w:rPr>
                <w:b w:val="1"/>
                <w:color w:val="24292f"/>
                <w:sz w:val="26"/>
                <w:szCs w:val="26"/>
                <w:highlight w:val="white"/>
              </w:rPr>
            </w:pPr>
            <w:r w:rsidDel="00000000" w:rsidR="00000000" w:rsidRPr="00000000">
              <w:rPr>
                <w:b w:val="1"/>
                <w:color w:val="24292f"/>
                <w:sz w:val="26"/>
                <w:szCs w:val="26"/>
                <w:highlight w:val="white"/>
                <w:rtl w:val="0"/>
              </w:rPr>
              <w:t xml:space="preserve">The </w:t>
            </w:r>
            <w:r w:rsidDel="00000000" w:rsidR="00000000" w:rsidRPr="00000000">
              <w:rPr>
                <w:b w:val="1"/>
                <w:color w:val="dc143c"/>
                <w:sz w:val="26"/>
                <w:szCs w:val="26"/>
                <w:highlight w:val="white"/>
                <w:rtl w:val="0"/>
              </w:rPr>
              <w:t xml:space="preserve">type</w:t>
            </w:r>
            <w:r w:rsidDel="00000000" w:rsidR="00000000" w:rsidRPr="00000000">
              <w:rPr>
                <w:b w:val="1"/>
                <w:color w:val="24292f"/>
                <w:sz w:val="26"/>
                <w:szCs w:val="26"/>
                <w:highlight w:val="white"/>
                <w:rtl w:val="0"/>
              </w:rPr>
              <w:t xml:space="preserve"> attribute of the </w:t>
            </w:r>
            <w:r w:rsidDel="00000000" w:rsidR="00000000" w:rsidRPr="00000000">
              <w:rPr>
                <w:b w:val="1"/>
                <w:color w:val="dc143c"/>
                <w:sz w:val="26"/>
                <w:szCs w:val="26"/>
                <w:highlight w:val="white"/>
                <w:rtl w:val="0"/>
              </w:rPr>
              <w:t xml:space="preserve">&lt;ol&gt;</w:t>
            </w:r>
            <w:r w:rsidDel="00000000" w:rsidR="00000000" w:rsidRPr="00000000">
              <w:rPr>
                <w:b w:val="1"/>
                <w:color w:val="24292f"/>
                <w:sz w:val="26"/>
                <w:szCs w:val="26"/>
                <w:highlight w:val="white"/>
                <w:rtl w:val="0"/>
              </w:rPr>
              <w:t xml:space="preserve"> tag, defines the type of the list item marker:</w:t>
            </w:r>
          </w:p>
          <w:tbl>
            <w:tblPr>
              <w:tblStyle w:val="Table3"/>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21.818181818182"/>
              <w:gridCol w:w="6848.181818181819"/>
              <w:tblGridChange w:id="0">
                <w:tblGrid>
                  <w:gridCol w:w="1521.818181818182"/>
                  <w:gridCol w:w="6848.181818181819"/>
                </w:tblGrid>
              </w:tblGridChange>
            </w:tblGrid>
            <w:tr>
              <w:trPr>
                <w:cantSplit w:val="0"/>
                <w:trHeight w:val="1215" w:hRule="atLeast"/>
                <w:tblHeader w:val="0"/>
              </w:trPr>
              <w:tc>
                <w:tcPr>
                  <w:tcBorders>
                    <w:top w:color="cccccc" w:space="0" w:sz="8" w:val="single"/>
                    <w:left w:color="cccccc" w:space="0" w:sz="8" w:val="single"/>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1A3">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Type</w:t>
                  </w:r>
                </w:p>
              </w:tc>
              <w:tc>
                <w:tcPr>
                  <w:tcBorders>
                    <w:top w:color="cccccc" w:space="0" w:sz="8" w:val="single"/>
                    <w:left w:color="000000" w:space="0" w:sz="0" w:val="nil"/>
                    <w:bottom w:color="000000" w:space="0" w:sz="0" w:val="nil"/>
                    <w:right w:color="cccccc" w:space="0" w:sz="8" w:val="single"/>
                  </w:tcBorders>
                  <w:tcMar>
                    <w:top w:w="120.0" w:type="dxa"/>
                    <w:left w:w="120.0" w:type="dxa"/>
                    <w:bottom w:w="120.0" w:type="dxa"/>
                    <w:right w:w="120.0" w:type="dxa"/>
                  </w:tcMar>
                  <w:vAlign w:val="top"/>
                </w:tcPr>
                <w:p w:rsidR="00000000" w:rsidDel="00000000" w:rsidP="00000000" w:rsidRDefault="00000000" w:rsidRPr="00000000" w14:paraId="000001A4">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Description</w:t>
                  </w:r>
                </w:p>
              </w:tc>
            </w:tr>
            <w:tr>
              <w:trPr>
                <w:cantSplit w:val="0"/>
                <w:trHeight w:val="1590" w:hRule="atLeast"/>
                <w:tblHeader w:val="0"/>
              </w:trPr>
              <w:tc>
                <w:tcPr>
                  <w:tcBorders>
                    <w:top w:color="000000" w:space="0" w:sz="0" w:val="nil"/>
                    <w:left w:color="cccccc" w:space="0" w:sz="8" w:val="single"/>
                    <w:bottom w:color="000000" w:space="0" w:sz="0" w:val="nil"/>
                    <w:right w:color="000000" w:space="0" w:sz="0" w:val="nil"/>
                  </w:tcBorders>
                  <w:shd w:fill="e7e9eb" w:val="clear"/>
                  <w:tcMar>
                    <w:top w:w="120.0" w:type="dxa"/>
                    <w:left w:w="240.0" w:type="dxa"/>
                    <w:bottom w:w="120.0" w:type="dxa"/>
                    <w:right w:w="120.0" w:type="dxa"/>
                  </w:tcMar>
                  <w:vAlign w:val="top"/>
                </w:tcPr>
                <w:p w:rsidR="00000000" w:rsidDel="00000000" w:rsidP="00000000" w:rsidRDefault="00000000" w:rsidRPr="00000000" w14:paraId="000001A5">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type="1"</w:t>
                  </w:r>
                </w:p>
              </w:tc>
              <w:tc>
                <w:tcPr>
                  <w:tcBorders>
                    <w:top w:color="000000" w:space="0" w:sz="0" w:val="nil"/>
                    <w:left w:color="000000" w:space="0" w:sz="0" w:val="nil"/>
                    <w:bottom w:color="000000" w:space="0" w:sz="0" w:val="nil"/>
                    <w:right w:color="cccccc" w:space="0" w:sz="8" w:val="single"/>
                  </w:tcBorders>
                  <w:shd w:fill="e7e9eb" w:val="clear"/>
                  <w:tcMar>
                    <w:top w:w="120.0" w:type="dxa"/>
                    <w:left w:w="120.0" w:type="dxa"/>
                    <w:bottom w:w="120.0" w:type="dxa"/>
                    <w:right w:w="120.0" w:type="dxa"/>
                  </w:tcMar>
                  <w:vAlign w:val="top"/>
                </w:tcPr>
                <w:p w:rsidR="00000000" w:rsidDel="00000000" w:rsidP="00000000" w:rsidRDefault="00000000" w:rsidRPr="00000000" w14:paraId="000001A6">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The list items will be numbered with numbers (default)</w:t>
                  </w:r>
                </w:p>
              </w:tc>
            </w:tr>
            <w:tr>
              <w:trPr>
                <w:cantSplit w:val="0"/>
                <w:trHeight w:val="1590" w:hRule="atLeast"/>
                <w:tblHeader w:val="0"/>
              </w:trPr>
              <w:tc>
                <w:tcPr>
                  <w:tcBorders>
                    <w:top w:color="000000" w:space="0" w:sz="0" w:val="nil"/>
                    <w:left w:color="cccccc" w:space="0" w:sz="8" w:val="single"/>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1A7">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type="A"</w:t>
                  </w:r>
                </w:p>
              </w:tc>
              <w:tc>
                <w:tcPr>
                  <w:tcBorders>
                    <w:top w:color="000000" w:space="0" w:sz="0" w:val="nil"/>
                    <w:left w:color="000000" w:space="0" w:sz="0" w:val="nil"/>
                    <w:bottom w:color="000000" w:space="0" w:sz="0" w:val="nil"/>
                    <w:right w:color="cccccc" w:space="0" w:sz="8" w:val="single"/>
                  </w:tcBorders>
                  <w:tcMar>
                    <w:top w:w="120.0" w:type="dxa"/>
                    <w:left w:w="120.0" w:type="dxa"/>
                    <w:bottom w:w="120.0" w:type="dxa"/>
                    <w:right w:w="120.0" w:type="dxa"/>
                  </w:tcMar>
                  <w:vAlign w:val="top"/>
                </w:tcPr>
                <w:p w:rsidR="00000000" w:rsidDel="00000000" w:rsidP="00000000" w:rsidRDefault="00000000" w:rsidRPr="00000000" w14:paraId="000001A8">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The list items will be numbered with uppercase letters</w:t>
                  </w:r>
                </w:p>
              </w:tc>
            </w:tr>
            <w:tr>
              <w:trPr>
                <w:cantSplit w:val="0"/>
                <w:trHeight w:val="1590" w:hRule="atLeast"/>
                <w:tblHeader w:val="0"/>
              </w:trPr>
              <w:tc>
                <w:tcPr>
                  <w:tcBorders>
                    <w:top w:color="000000" w:space="0" w:sz="0" w:val="nil"/>
                    <w:left w:color="cccccc" w:space="0" w:sz="8" w:val="single"/>
                    <w:bottom w:color="000000" w:space="0" w:sz="0" w:val="nil"/>
                    <w:right w:color="000000" w:space="0" w:sz="0" w:val="nil"/>
                  </w:tcBorders>
                  <w:shd w:fill="e7e9eb" w:val="clear"/>
                  <w:tcMar>
                    <w:top w:w="120.0" w:type="dxa"/>
                    <w:left w:w="240.0" w:type="dxa"/>
                    <w:bottom w:w="120.0" w:type="dxa"/>
                    <w:right w:w="120.0" w:type="dxa"/>
                  </w:tcMar>
                  <w:vAlign w:val="top"/>
                </w:tcPr>
                <w:p w:rsidR="00000000" w:rsidDel="00000000" w:rsidP="00000000" w:rsidRDefault="00000000" w:rsidRPr="00000000" w14:paraId="000001A9">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type="a"</w:t>
                  </w:r>
                </w:p>
              </w:tc>
              <w:tc>
                <w:tcPr>
                  <w:tcBorders>
                    <w:top w:color="000000" w:space="0" w:sz="0" w:val="nil"/>
                    <w:left w:color="000000" w:space="0" w:sz="0" w:val="nil"/>
                    <w:bottom w:color="000000" w:space="0" w:sz="0" w:val="nil"/>
                    <w:right w:color="cccccc" w:space="0" w:sz="8" w:val="single"/>
                  </w:tcBorders>
                  <w:shd w:fill="e7e9eb" w:val="clear"/>
                  <w:tcMar>
                    <w:top w:w="120.0" w:type="dxa"/>
                    <w:left w:w="120.0" w:type="dxa"/>
                    <w:bottom w:w="120.0" w:type="dxa"/>
                    <w:right w:w="120.0" w:type="dxa"/>
                  </w:tcMar>
                  <w:vAlign w:val="top"/>
                </w:tcPr>
                <w:p w:rsidR="00000000" w:rsidDel="00000000" w:rsidP="00000000" w:rsidRDefault="00000000" w:rsidRPr="00000000" w14:paraId="000001AA">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The list items will be numbered with lowercase letters</w:t>
                  </w:r>
                </w:p>
              </w:tc>
            </w:tr>
            <w:tr>
              <w:trPr>
                <w:cantSplit w:val="0"/>
                <w:trHeight w:val="1590" w:hRule="atLeast"/>
                <w:tblHeader w:val="0"/>
              </w:trPr>
              <w:tc>
                <w:tcPr>
                  <w:tcBorders>
                    <w:top w:color="000000" w:space="0" w:sz="0" w:val="nil"/>
                    <w:left w:color="cccccc" w:space="0" w:sz="8" w:val="single"/>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1AB">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type="I"</w:t>
                  </w:r>
                </w:p>
              </w:tc>
              <w:tc>
                <w:tcPr>
                  <w:tcBorders>
                    <w:top w:color="000000" w:space="0" w:sz="0" w:val="nil"/>
                    <w:left w:color="000000" w:space="0" w:sz="0" w:val="nil"/>
                    <w:bottom w:color="000000" w:space="0" w:sz="0" w:val="nil"/>
                    <w:right w:color="cccccc" w:space="0" w:sz="8" w:val="single"/>
                  </w:tcBorders>
                  <w:tcMar>
                    <w:top w:w="120.0" w:type="dxa"/>
                    <w:left w:w="120.0" w:type="dxa"/>
                    <w:bottom w:w="120.0" w:type="dxa"/>
                    <w:right w:w="120.0" w:type="dxa"/>
                  </w:tcMar>
                  <w:vAlign w:val="top"/>
                </w:tcPr>
                <w:p w:rsidR="00000000" w:rsidDel="00000000" w:rsidP="00000000" w:rsidRDefault="00000000" w:rsidRPr="00000000" w14:paraId="000001AC">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The list items will be numbered with uppercase roman numbers</w:t>
                  </w:r>
                </w:p>
              </w:tc>
            </w:tr>
            <w:tr>
              <w:trPr>
                <w:cantSplit w:val="0"/>
                <w:trHeight w:val="1605" w:hRule="atLeast"/>
                <w:tblHeader w:val="0"/>
              </w:trPr>
              <w:tc>
                <w:tcPr>
                  <w:tcBorders>
                    <w:top w:color="000000" w:space="0" w:sz="0" w:val="nil"/>
                    <w:left w:color="cccccc" w:space="0" w:sz="8" w:val="single"/>
                    <w:bottom w:color="cccccc" w:space="0" w:sz="8" w:val="single"/>
                    <w:right w:color="000000" w:space="0" w:sz="0" w:val="nil"/>
                  </w:tcBorders>
                  <w:shd w:fill="e7e9eb" w:val="clear"/>
                  <w:tcMar>
                    <w:top w:w="120.0" w:type="dxa"/>
                    <w:left w:w="240.0" w:type="dxa"/>
                    <w:bottom w:w="120.0" w:type="dxa"/>
                    <w:right w:w="120.0" w:type="dxa"/>
                  </w:tcMar>
                  <w:vAlign w:val="top"/>
                </w:tcPr>
                <w:p w:rsidR="00000000" w:rsidDel="00000000" w:rsidP="00000000" w:rsidRDefault="00000000" w:rsidRPr="00000000" w14:paraId="000001AD">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type="i"</w:t>
                  </w:r>
                </w:p>
              </w:tc>
              <w:tc>
                <w:tcPr>
                  <w:tcBorders>
                    <w:top w:color="000000" w:space="0" w:sz="0" w:val="nil"/>
                    <w:left w:color="000000" w:space="0" w:sz="0" w:val="nil"/>
                    <w:bottom w:color="cccccc" w:space="0" w:sz="8" w:val="single"/>
                    <w:right w:color="cccccc" w:space="0" w:sz="8" w:val="single"/>
                  </w:tcBorders>
                  <w:shd w:fill="e7e9eb" w:val="clear"/>
                  <w:tcMar>
                    <w:top w:w="120.0" w:type="dxa"/>
                    <w:left w:w="120.0" w:type="dxa"/>
                    <w:bottom w:w="120.0" w:type="dxa"/>
                    <w:right w:w="120.0" w:type="dxa"/>
                  </w:tcMar>
                  <w:vAlign w:val="top"/>
                </w:tcPr>
                <w:p w:rsidR="00000000" w:rsidDel="00000000" w:rsidP="00000000" w:rsidRDefault="00000000" w:rsidRPr="00000000" w14:paraId="000001AE">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The list items will be numbered with lowercase roman numbers</w:t>
                  </w:r>
                </w:p>
              </w:tc>
            </w:tr>
          </w:tbl>
          <w:p w:rsidR="00000000" w:rsidDel="00000000" w:rsidP="00000000" w:rsidRDefault="00000000" w:rsidRPr="00000000" w14:paraId="000001AF">
            <w:pPr>
              <w:shd w:fill="ffffff" w:val="clear"/>
              <w:spacing w:after="280" w:before="280" w:line="342.85714285714283" w:lineRule="auto"/>
              <w:ind w:left="-140" w:firstLine="0"/>
              <w:rPr>
                <w:b w:val="1"/>
                <w:color w:val="24292f"/>
                <w:sz w:val="26"/>
                <w:szCs w:val="26"/>
                <w:highlight w:val="white"/>
              </w:rPr>
            </w:pPr>
            <w:r w:rsidDel="00000000" w:rsidR="00000000" w:rsidRPr="00000000">
              <w:rPr>
                <w:b w:val="1"/>
                <w:color w:val="24292f"/>
                <w:sz w:val="26"/>
                <w:szCs w:val="26"/>
                <w:highlight w:val="white"/>
                <w:rtl w:val="0"/>
              </w:rPr>
              <w:t xml:space="preserve">Syntax: (ordered list)</w:t>
            </w:r>
          </w:p>
          <w:p w:rsidR="00000000" w:rsidDel="00000000" w:rsidP="00000000" w:rsidRDefault="00000000" w:rsidRPr="00000000" w14:paraId="000001B0">
            <w:pPr>
              <w:shd w:fill="ffffff" w:val="clear"/>
              <w:spacing w:after="280" w:before="280" w:line="342.85714285714283" w:lineRule="auto"/>
              <w:ind w:left="-140" w:firstLine="0"/>
              <w:rPr>
                <w:b w:val="1"/>
                <w:color w:val="24292f"/>
                <w:sz w:val="26"/>
                <w:szCs w:val="26"/>
                <w:highlight w:val="white"/>
              </w:rPr>
            </w:pPr>
            <w:r w:rsidDel="00000000" w:rsidR="00000000" w:rsidRPr="00000000">
              <w:rPr>
                <w:b w:val="1"/>
                <w:color w:val="24292f"/>
                <w:sz w:val="26"/>
                <w:szCs w:val="26"/>
                <w:highlight w:val="white"/>
                <w:rtl w:val="0"/>
              </w:rPr>
              <w:t xml:space="preserve">  &lt;ol type=””&gt;</w:t>
            </w:r>
          </w:p>
          <w:p w:rsidR="00000000" w:rsidDel="00000000" w:rsidP="00000000" w:rsidRDefault="00000000" w:rsidRPr="00000000" w14:paraId="000001B1">
            <w:pPr>
              <w:shd w:fill="ffffff" w:val="clear"/>
              <w:spacing w:after="280" w:before="280" w:line="342.85714285714283" w:lineRule="auto"/>
              <w:ind w:left="-140" w:firstLine="0"/>
              <w:rPr>
                <w:b w:val="1"/>
                <w:color w:val="24292f"/>
                <w:sz w:val="26"/>
                <w:szCs w:val="26"/>
                <w:highlight w:val="white"/>
              </w:rPr>
            </w:pPr>
            <w:r w:rsidDel="00000000" w:rsidR="00000000" w:rsidRPr="00000000">
              <w:rPr>
                <w:b w:val="1"/>
                <w:color w:val="24292f"/>
                <w:sz w:val="26"/>
                <w:szCs w:val="26"/>
                <w:highlight w:val="white"/>
                <w:rtl w:val="0"/>
              </w:rPr>
              <w:t xml:space="preserve">        </w:t>
              <w:tab/>
              <w:t xml:space="preserve">&lt;li&gt;………………………………….&lt;/li&gt;</w:t>
            </w:r>
          </w:p>
          <w:p w:rsidR="00000000" w:rsidDel="00000000" w:rsidP="00000000" w:rsidRDefault="00000000" w:rsidRPr="00000000" w14:paraId="000001B2">
            <w:pPr>
              <w:shd w:fill="ffffff" w:val="clear"/>
              <w:spacing w:after="280" w:before="280" w:line="342.85714285714283" w:lineRule="auto"/>
              <w:ind w:left="-140" w:firstLine="0"/>
              <w:rPr>
                <w:b w:val="1"/>
                <w:color w:val="24292f"/>
                <w:sz w:val="26"/>
                <w:szCs w:val="26"/>
                <w:highlight w:val="white"/>
              </w:rPr>
            </w:pPr>
            <w:r w:rsidDel="00000000" w:rsidR="00000000" w:rsidRPr="00000000">
              <w:rPr>
                <w:b w:val="1"/>
                <w:color w:val="24292f"/>
                <w:sz w:val="26"/>
                <w:szCs w:val="26"/>
                <w:highlight w:val="white"/>
                <w:rtl w:val="0"/>
              </w:rPr>
              <w:t xml:space="preserve">        </w:t>
              <w:tab/>
              <w:t xml:space="preserve">&lt;li&gt; …………………………………..&lt;/li&gt;</w:t>
            </w:r>
          </w:p>
          <w:p w:rsidR="00000000" w:rsidDel="00000000" w:rsidP="00000000" w:rsidRDefault="00000000" w:rsidRPr="00000000" w14:paraId="000001B3">
            <w:pPr>
              <w:shd w:fill="ffffff" w:val="clear"/>
              <w:spacing w:after="280" w:before="280" w:line="342.85714285714283" w:lineRule="auto"/>
              <w:ind w:left="-140" w:firstLine="0"/>
              <w:rPr>
                <w:b w:val="1"/>
                <w:color w:val="24292f"/>
                <w:sz w:val="26"/>
                <w:szCs w:val="26"/>
                <w:highlight w:val="white"/>
              </w:rPr>
            </w:pPr>
            <w:r w:rsidDel="00000000" w:rsidR="00000000" w:rsidRPr="00000000">
              <w:rPr>
                <w:b w:val="1"/>
                <w:color w:val="24292f"/>
                <w:sz w:val="26"/>
                <w:szCs w:val="26"/>
                <w:highlight w:val="white"/>
                <w:rtl w:val="0"/>
              </w:rPr>
              <w:t xml:space="preserve">        </w:t>
              <w:tab/>
              <w:t xml:space="preserve">&lt;li&gt;………………………………….&lt;/li&gt;</w:t>
            </w:r>
          </w:p>
          <w:p w:rsidR="00000000" w:rsidDel="00000000" w:rsidP="00000000" w:rsidRDefault="00000000" w:rsidRPr="00000000" w14:paraId="000001B4">
            <w:pPr>
              <w:shd w:fill="ffffff" w:val="clear"/>
              <w:spacing w:after="280" w:before="280" w:line="342.85714285714283" w:lineRule="auto"/>
              <w:ind w:left="-140" w:firstLine="0"/>
              <w:rPr>
                <w:b w:val="1"/>
                <w:color w:val="24292f"/>
                <w:sz w:val="26"/>
                <w:szCs w:val="26"/>
                <w:highlight w:val="white"/>
              </w:rPr>
            </w:pPr>
            <w:r w:rsidDel="00000000" w:rsidR="00000000" w:rsidRPr="00000000">
              <w:rPr>
                <w:b w:val="1"/>
                <w:color w:val="24292f"/>
                <w:sz w:val="26"/>
                <w:szCs w:val="26"/>
                <w:highlight w:val="white"/>
                <w:rtl w:val="0"/>
              </w:rPr>
              <w:t xml:space="preserve">&lt;ol&gt;</w:t>
            </w:r>
          </w:p>
          <w:p w:rsidR="00000000" w:rsidDel="00000000" w:rsidP="00000000" w:rsidRDefault="00000000" w:rsidRPr="00000000" w14:paraId="000001B5">
            <w:pPr>
              <w:numPr>
                <w:ilvl w:val="0"/>
                <w:numId w:val="1"/>
              </w:numPr>
              <w:shd w:fill="ffffff" w:val="clear"/>
              <w:spacing w:after="0" w:afterAutospacing="0" w:before="240" w:lineRule="auto"/>
              <w:ind w:left="720" w:hanging="360"/>
              <w:rPr>
                <w:b w:val="1"/>
                <w:color w:val="24292f"/>
                <w:sz w:val="15"/>
                <w:szCs w:val="15"/>
                <w:highlight w:val="white"/>
              </w:rPr>
            </w:pPr>
            <w:r w:rsidDel="00000000" w:rsidR="00000000" w:rsidRPr="00000000">
              <w:rPr>
                <w:b w:val="1"/>
                <w:color w:val="24292f"/>
                <w:sz w:val="26"/>
                <w:szCs w:val="26"/>
                <w:highlight w:val="white"/>
                <w:rtl w:val="0"/>
              </w:rPr>
              <w:t xml:space="preserve">Use the HTML </w:t>
            </w:r>
            <w:r w:rsidDel="00000000" w:rsidR="00000000" w:rsidRPr="00000000">
              <w:rPr>
                <w:b w:val="1"/>
                <w:color w:val="dc143c"/>
                <w:sz w:val="26"/>
                <w:szCs w:val="26"/>
                <w:highlight w:val="white"/>
                <w:rtl w:val="0"/>
              </w:rPr>
              <w:t xml:space="preserve">&lt;ol&gt;</w:t>
            </w:r>
            <w:r w:rsidDel="00000000" w:rsidR="00000000" w:rsidRPr="00000000">
              <w:rPr>
                <w:b w:val="1"/>
                <w:color w:val="24292f"/>
                <w:sz w:val="26"/>
                <w:szCs w:val="26"/>
                <w:highlight w:val="white"/>
                <w:rtl w:val="0"/>
              </w:rPr>
              <w:t xml:space="preserve"> element to define an ordered list</w:t>
            </w:r>
          </w:p>
          <w:p w:rsidR="00000000" w:rsidDel="00000000" w:rsidP="00000000" w:rsidRDefault="00000000" w:rsidRPr="00000000" w14:paraId="000001B6">
            <w:pPr>
              <w:numPr>
                <w:ilvl w:val="0"/>
                <w:numId w:val="1"/>
              </w:numPr>
              <w:shd w:fill="ffffff" w:val="clear"/>
              <w:spacing w:after="0" w:afterAutospacing="0" w:before="0" w:beforeAutospacing="0" w:lineRule="auto"/>
              <w:ind w:left="720" w:hanging="360"/>
              <w:rPr>
                <w:b w:val="1"/>
                <w:color w:val="24292f"/>
                <w:sz w:val="15"/>
                <w:szCs w:val="15"/>
                <w:highlight w:val="white"/>
              </w:rPr>
            </w:pPr>
            <w:r w:rsidDel="00000000" w:rsidR="00000000" w:rsidRPr="00000000">
              <w:rPr>
                <w:b w:val="1"/>
                <w:color w:val="24292f"/>
                <w:sz w:val="26"/>
                <w:szCs w:val="26"/>
                <w:highlight w:val="white"/>
                <w:rtl w:val="0"/>
              </w:rPr>
              <w:t xml:space="preserve">Use the HTML </w:t>
            </w:r>
            <w:r w:rsidDel="00000000" w:rsidR="00000000" w:rsidRPr="00000000">
              <w:rPr>
                <w:b w:val="1"/>
                <w:color w:val="dc143c"/>
                <w:sz w:val="26"/>
                <w:szCs w:val="26"/>
                <w:highlight w:val="white"/>
                <w:rtl w:val="0"/>
              </w:rPr>
              <w:t xml:space="preserve">type</w:t>
            </w:r>
            <w:r w:rsidDel="00000000" w:rsidR="00000000" w:rsidRPr="00000000">
              <w:rPr>
                <w:b w:val="1"/>
                <w:color w:val="24292f"/>
                <w:sz w:val="26"/>
                <w:szCs w:val="26"/>
                <w:highlight w:val="white"/>
                <w:rtl w:val="0"/>
              </w:rPr>
              <w:t xml:space="preserve"> attribute to define the numbering type</w:t>
            </w:r>
          </w:p>
          <w:p w:rsidR="00000000" w:rsidDel="00000000" w:rsidP="00000000" w:rsidRDefault="00000000" w:rsidRPr="00000000" w14:paraId="000001B7">
            <w:pPr>
              <w:numPr>
                <w:ilvl w:val="0"/>
                <w:numId w:val="1"/>
              </w:numPr>
              <w:shd w:fill="ffffff" w:val="clear"/>
              <w:spacing w:after="0" w:afterAutospacing="0" w:before="0" w:beforeAutospacing="0" w:lineRule="auto"/>
              <w:ind w:left="720" w:hanging="360"/>
              <w:rPr>
                <w:b w:val="1"/>
                <w:color w:val="24292f"/>
                <w:sz w:val="15"/>
                <w:szCs w:val="15"/>
                <w:highlight w:val="white"/>
              </w:rPr>
            </w:pPr>
            <w:r w:rsidDel="00000000" w:rsidR="00000000" w:rsidRPr="00000000">
              <w:rPr>
                <w:b w:val="1"/>
                <w:color w:val="24292f"/>
                <w:sz w:val="26"/>
                <w:szCs w:val="26"/>
                <w:highlight w:val="white"/>
                <w:rtl w:val="0"/>
              </w:rPr>
              <w:t xml:space="preserve">Use the HTML </w:t>
            </w:r>
            <w:r w:rsidDel="00000000" w:rsidR="00000000" w:rsidRPr="00000000">
              <w:rPr>
                <w:b w:val="1"/>
                <w:color w:val="dc143c"/>
                <w:sz w:val="26"/>
                <w:szCs w:val="26"/>
                <w:highlight w:val="white"/>
                <w:rtl w:val="0"/>
              </w:rPr>
              <w:t xml:space="preserve">&lt;li&gt;</w:t>
            </w:r>
            <w:r w:rsidDel="00000000" w:rsidR="00000000" w:rsidRPr="00000000">
              <w:rPr>
                <w:b w:val="1"/>
                <w:color w:val="24292f"/>
                <w:sz w:val="26"/>
                <w:szCs w:val="26"/>
                <w:highlight w:val="white"/>
                <w:rtl w:val="0"/>
              </w:rPr>
              <w:t xml:space="preserve"> element to define a list item</w:t>
            </w:r>
          </w:p>
          <w:p w:rsidR="00000000" w:rsidDel="00000000" w:rsidP="00000000" w:rsidRDefault="00000000" w:rsidRPr="00000000" w14:paraId="000001B8">
            <w:pPr>
              <w:numPr>
                <w:ilvl w:val="0"/>
                <w:numId w:val="1"/>
              </w:numPr>
              <w:shd w:fill="ffffff" w:val="clear"/>
              <w:spacing w:after="0" w:afterAutospacing="0" w:before="0" w:beforeAutospacing="0" w:lineRule="auto"/>
              <w:ind w:left="720" w:hanging="360"/>
              <w:rPr>
                <w:b w:val="1"/>
                <w:color w:val="24292f"/>
                <w:sz w:val="15"/>
                <w:szCs w:val="15"/>
                <w:highlight w:val="white"/>
              </w:rPr>
            </w:pPr>
            <w:r w:rsidDel="00000000" w:rsidR="00000000" w:rsidRPr="00000000">
              <w:rPr>
                <w:b w:val="1"/>
                <w:color w:val="24292f"/>
                <w:sz w:val="26"/>
                <w:szCs w:val="26"/>
                <w:highlight w:val="white"/>
                <w:rtl w:val="0"/>
              </w:rPr>
              <w:t xml:space="preserve">Lists can be nested</w:t>
            </w:r>
          </w:p>
          <w:p w:rsidR="00000000" w:rsidDel="00000000" w:rsidP="00000000" w:rsidRDefault="00000000" w:rsidRPr="00000000" w14:paraId="000001B9">
            <w:pPr>
              <w:numPr>
                <w:ilvl w:val="0"/>
                <w:numId w:val="1"/>
              </w:numPr>
              <w:shd w:fill="ffffff" w:val="clear"/>
              <w:spacing w:after="240" w:before="0" w:beforeAutospacing="0" w:lineRule="auto"/>
              <w:ind w:left="720" w:hanging="360"/>
              <w:rPr>
                <w:b w:val="1"/>
                <w:color w:val="24292f"/>
                <w:sz w:val="15"/>
                <w:szCs w:val="15"/>
                <w:highlight w:val="white"/>
              </w:rPr>
            </w:pPr>
            <w:r w:rsidDel="00000000" w:rsidR="00000000" w:rsidRPr="00000000">
              <w:rPr>
                <w:b w:val="1"/>
                <w:color w:val="24292f"/>
                <w:sz w:val="26"/>
                <w:szCs w:val="26"/>
                <w:highlight w:val="white"/>
                <w:rtl w:val="0"/>
              </w:rPr>
              <w:t xml:space="preserve">List items can contain other HTML elements</w:t>
            </w:r>
          </w:p>
          <w:p w:rsidR="00000000" w:rsidDel="00000000" w:rsidP="00000000" w:rsidRDefault="00000000" w:rsidRPr="00000000" w14:paraId="000001BA">
            <w:pPr>
              <w:shd w:fill="ffffff" w:val="clear"/>
              <w:spacing w:after="280" w:before="280" w:line="342.85714285714283" w:lineRule="auto"/>
              <w:ind w:left="-140" w:firstLine="0"/>
              <w:rPr>
                <w:b w:val="1"/>
                <w:color w:val="24292f"/>
                <w:sz w:val="26"/>
                <w:szCs w:val="26"/>
                <w:highlight w:val="white"/>
              </w:rPr>
            </w:pPr>
            <w:r w:rsidDel="00000000" w:rsidR="00000000" w:rsidRPr="00000000">
              <w:rPr>
                <w:b w:val="1"/>
                <w:color w:val="24292f"/>
                <w:sz w:val="26"/>
                <w:szCs w:val="26"/>
                <w:highlight w:val="white"/>
                <w:rtl w:val="0"/>
              </w:rPr>
              <w:t xml:space="preserve"> </w:t>
            </w:r>
          </w:p>
          <w:p w:rsidR="00000000" w:rsidDel="00000000" w:rsidP="00000000" w:rsidRDefault="00000000" w:rsidRPr="00000000" w14:paraId="000001BB">
            <w:pPr>
              <w:shd w:fill="ffffff" w:val="clear"/>
              <w:spacing w:after="280" w:before="280" w:line="342.85714285714283" w:lineRule="auto"/>
              <w:ind w:left="-140" w:firstLine="0"/>
              <w:rPr>
                <w:b w:val="1"/>
                <w:color w:val="24292f"/>
                <w:sz w:val="26"/>
                <w:szCs w:val="26"/>
                <w:highlight w:val="white"/>
              </w:rPr>
            </w:pPr>
            <w:r w:rsidDel="00000000" w:rsidR="00000000" w:rsidRPr="00000000">
              <w:rPr>
                <w:b w:val="1"/>
                <w:color w:val="24292f"/>
                <w:sz w:val="26"/>
                <w:szCs w:val="26"/>
                <w:highlight w:val="white"/>
                <w:rtl w:val="0"/>
              </w:rPr>
              <w:t xml:space="preserve">Unordered List:</w:t>
            </w:r>
          </w:p>
          <w:p w:rsidR="00000000" w:rsidDel="00000000" w:rsidP="00000000" w:rsidRDefault="00000000" w:rsidRPr="00000000" w14:paraId="000001BC">
            <w:pPr>
              <w:shd w:fill="ffffff" w:val="clear"/>
              <w:spacing w:after="280" w:before="280" w:lineRule="auto"/>
              <w:ind w:left="580" w:firstLine="0"/>
              <w:rPr>
                <w:b w:val="1"/>
                <w:color w:val="24292f"/>
                <w:sz w:val="26"/>
                <w:szCs w:val="26"/>
                <w:highlight w:val="white"/>
              </w:rPr>
            </w:pPr>
            <w:r w:rsidDel="00000000" w:rsidR="00000000" w:rsidRPr="00000000">
              <w:rPr>
                <w:b w:val="1"/>
                <w:color w:val="24292f"/>
                <w:sz w:val="8"/>
                <w:szCs w:val="8"/>
                <w:highlight w:val="white"/>
                <w:rtl w:val="0"/>
              </w:rPr>
              <w:t xml:space="preserve">   </w:t>
            </w:r>
            <w:r w:rsidDel="00000000" w:rsidR="00000000" w:rsidRPr="00000000">
              <w:rPr>
                <w:b w:val="1"/>
                <w:color w:val="24292f"/>
                <w:sz w:val="26"/>
                <w:szCs w:val="26"/>
                <w:highlight w:val="white"/>
                <w:rtl w:val="0"/>
              </w:rPr>
              <w:t xml:space="preserve">An unordered list starts with the </w:t>
            </w:r>
            <w:r w:rsidDel="00000000" w:rsidR="00000000" w:rsidRPr="00000000">
              <w:rPr>
                <w:b w:val="1"/>
                <w:color w:val="dc143c"/>
                <w:sz w:val="26"/>
                <w:szCs w:val="26"/>
                <w:highlight w:val="white"/>
                <w:rtl w:val="0"/>
              </w:rPr>
              <w:t xml:space="preserve">&lt;ul&gt;</w:t>
            </w:r>
            <w:r w:rsidDel="00000000" w:rsidR="00000000" w:rsidRPr="00000000">
              <w:rPr>
                <w:b w:val="1"/>
                <w:color w:val="24292f"/>
                <w:sz w:val="26"/>
                <w:szCs w:val="26"/>
                <w:highlight w:val="white"/>
                <w:rtl w:val="0"/>
              </w:rPr>
              <w:t xml:space="preserve"> tag. Each list item starts with the </w:t>
            </w:r>
            <w:r w:rsidDel="00000000" w:rsidR="00000000" w:rsidRPr="00000000">
              <w:rPr>
                <w:b w:val="1"/>
                <w:color w:val="dc143c"/>
                <w:sz w:val="26"/>
                <w:szCs w:val="26"/>
                <w:highlight w:val="white"/>
                <w:rtl w:val="0"/>
              </w:rPr>
              <w:t xml:space="preserve">&lt;li&gt;</w:t>
            </w:r>
            <w:r w:rsidDel="00000000" w:rsidR="00000000" w:rsidRPr="00000000">
              <w:rPr>
                <w:b w:val="1"/>
                <w:color w:val="24292f"/>
                <w:sz w:val="26"/>
                <w:szCs w:val="26"/>
                <w:highlight w:val="white"/>
                <w:rtl w:val="0"/>
              </w:rPr>
              <w:t xml:space="preserve"> tag.</w:t>
            </w:r>
          </w:p>
          <w:p w:rsidR="00000000" w:rsidDel="00000000" w:rsidP="00000000" w:rsidRDefault="00000000" w:rsidRPr="00000000" w14:paraId="000001BD">
            <w:pPr>
              <w:shd w:fill="ffffff" w:val="clear"/>
              <w:spacing w:after="280" w:before="280" w:lineRule="auto"/>
              <w:ind w:left="580" w:firstLine="0"/>
              <w:rPr>
                <w:b w:val="1"/>
                <w:color w:val="24292f"/>
                <w:sz w:val="26"/>
                <w:szCs w:val="26"/>
                <w:highlight w:val="white"/>
              </w:rPr>
            </w:pPr>
            <w:r w:rsidDel="00000000" w:rsidR="00000000" w:rsidRPr="00000000">
              <w:rPr>
                <w:b w:val="1"/>
                <w:color w:val="24292f"/>
                <w:sz w:val="8"/>
                <w:szCs w:val="8"/>
                <w:highlight w:val="white"/>
                <w:rtl w:val="0"/>
              </w:rPr>
              <w:t xml:space="preserve">   </w:t>
            </w:r>
            <w:r w:rsidDel="00000000" w:rsidR="00000000" w:rsidRPr="00000000">
              <w:rPr>
                <w:b w:val="1"/>
                <w:color w:val="24292f"/>
                <w:sz w:val="26"/>
                <w:szCs w:val="26"/>
                <w:highlight w:val="white"/>
                <w:rtl w:val="0"/>
              </w:rPr>
              <w:t xml:space="preserve">The list items will be marked with bullets (small black circles) by default</w:t>
            </w:r>
          </w:p>
          <w:p w:rsidR="00000000" w:rsidDel="00000000" w:rsidP="00000000" w:rsidRDefault="00000000" w:rsidRPr="00000000" w14:paraId="000001BE">
            <w:pPr>
              <w:shd w:fill="ffffff" w:val="clear"/>
              <w:spacing w:after="280" w:before="280" w:line="342.85714285714283" w:lineRule="auto"/>
              <w:ind w:left="580" w:firstLine="0"/>
              <w:rPr>
                <w:b w:val="1"/>
                <w:color w:val="24292f"/>
                <w:sz w:val="26"/>
                <w:szCs w:val="26"/>
                <w:highlight w:val="white"/>
              </w:rPr>
            </w:pPr>
            <w:r w:rsidDel="00000000" w:rsidR="00000000" w:rsidRPr="00000000">
              <w:rPr>
                <w:b w:val="1"/>
                <w:color w:val="24292f"/>
                <w:sz w:val="8"/>
                <w:szCs w:val="8"/>
                <w:highlight w:val="white"/>
                <w:rtl w:val="0"/>
              </w:rPr>
              <w:t xml:space="preserve">   </w:t>
            </w:r>
            <w:r w:rsidDel="00000000" w:rsidR="00000000" w:rsidRPr="00000000">
              <w:rPr>
                <w:b w:val="1"/>
                <w:color w:val="24292f"/>
                <w:sz w:val="26"/>
                <w:szCs w:val="26"/>
                <w:highlight w:val="white"/>
                <w:rtl w:val="0"/>
              </w:rPr>
              <w:t xml:space="preserve">The HTML </w:t>
            </w:r>
            <w:r w:rsidDel="00000000" w:rsidR="00000000" w:rsidRPr="00000000">
              <w:rPr>
                <w:b w:val="1"/>
                <w:color w:val="dc143c"/>
                <w:sz w:val="26"/>
                <w:szCs w:val="26"/>
                <w:highlight w:val="white"/>
                <w:rtl w:val="0"/>
              </w:rPr>
              <w:t xml:space="preserve">&lt;ul&gt;</w:t>
            </w:r>
            <w:r w:rsidDel="00000000" w:rsidR="00000000" w:rsidRPr="00000000">
              <w:rPr>
                <w:b w:val="1"/>
                <w:color w:val="24292f"/>
                <w:sz w:val="26"/>
                <w:szCs w:val="26"/>
                <w:highlight w:val="white"/>
                <w:rtl w:val="0"/>
              </w:rPr>
              <w:t xml:space="preserve"> tag defines an unordered (bulleted) list.</w:t>
            </w:r>
          </w:p>
          <w:p w:rsidR="00000000" w:rsidDel="00000000" w:rsidP="00000000" w:rsidRDefault="00000000" w:rsidRPr="00000000" w14:paraId="000001BF">
            <w:pPr>
              <w:shd w:fill="ffffff" w:val="clear"/>
              <w:spacing w:after="280" w:before="280" w:line="342.85714285714283" w:lineRule="auto"/>
              <w:rPr>
                <w:b w:val="1"/>
                <w:color w:val="24292f"/>
                <w:sz w:val="26"/>
                <w:szCs w:val="26"/>
                <w:highlight w:val="white"/>
              </w:rPr>
            </w:pPr>
            <w:r w:rsidDel="00000000" w:rsidR="00000000" w:rsidRPr="00000000">
              <w:rPr>
                <w:b w:val="1"/>
                <w:color w:val="24292f"/>
                <w:sz w:val="26"/>
                <w:szCs w:val="26"/>
                <w:highlight w:val="white"/>
                <w:rtl w:val="0"/>
              </w:rPr>
              <w:t xml:space="preserve">Type attributes in unordered lists:</w:t>
            </w:r>
          </w:p>
          <w:p w:rsidR="00000000" w:rsidDel="00000000" w:rsidP="00000000" w:rsidRDefault="00000000" w:rsidRPr="00000000" w14:paraId="000001C0">
            <w:pPr>
              <w:shd w:fill="ffffff" w:val="clear"/>
              <w:spacing w:after="280" w:before="280" w:lineRule="auto"/>
              <w:ind w:left="720" w:firstLine="0"/>
              <w:rPr>
                <w:b w:val="1"/>
                <w:color w:val="24292f"/>
                <w:sz w:val="26"/>
                <w:szCs w:val="26"/>
                <w:highlight w:val="white"/>
              </w:rPr>
            </w:pPr>
            <w:r w:rsidDel="00000000" w:rsidR="00000000" w:rsidRPr="00000000">
              <w:rPr>
                <w:b w:val="1"/>
                <w:color w:val="24292f"/>
                <w:sz w:val="26"/>
                <w:szCs w:val="26"/>
                <w:highlight w:val="white"/>
                <w:rtl w:val="0"/>
              </w:rPr>
              <w:t xml:space="preserve">v</w:t>
            </w:r>
            <w:r w:rsidDel="00000000" w:rsidR="00000000" w:rsidRPr="00000000">
              <w:rPr>
                <w:b w:val="1"/>
                <w:color w:val="24292f"/>
                <w:sz w:val="8"/>
                <w:szCs w:val="8"/>
                <w:highlight w:val="white"/>
                <w:rtl w:val="0"/>
              </w:rPr>
              <w:t xml:space="preserve"> </w:t>
            </w:r>
            <w:r w:rsidDel="00000000" w:rsidR="00000000" w:rsidRPr="00000000">
              <w:rPr>
                <w:b w:val="1"/>
                <w:color w:val="24292f"/>
                <w:sz w:val="26"/>
                <w:szCs w:val="26"/>
                <w:highlight w:val="white"/>
                <w:rtl w:val="0"/>
              </w:rPr>
              <w:t xml:space="preserve">The </w:t>
            </w:r>
            <w:r w:rsidDel="00000000" w:rsidR="00000000" w:rsidRPr="00000000">
              <w:rPr>
                <w:b w:val="1"/>
                <w:color w:val="dc143c"/>
                <w:sz w:val="26"/>
                <w:szCs w:val="26"/>
                <w:highlight w:val="white"/>
                <w:rtl w:val="0"/>
              </w:rPr>
              <w:t xml:space="preserve">type</w:t>
            </w:r>
            <w:r w:rsidDel="00000000" w:rsidR="00000000" w:rsidRPr="00000000">
              <w:rPr>
                <w:b w:val="1"/>
                <w:color w:val="24292f"/>
                <w:sz w:val="26"/>
                <w:szCs w:val="26"/>
                <w:highlight w:val="white"/>
                <w:rtl w:val="0"/>
              </w:rPr>
              <w:t xml:space="preserve"> attribute of the </w:t>
            </w:r>
            <w:r w:rsidDel="00000000" w:rsidR="00000000" w:rsidRPr="00000000">
              <w:rPr>
                <w:b w:val="1"/>
                <w:color w:val="dc143c"/>
                <w:sz w:val="26"/>
                <w:szCs w:val="26"/>
                <w:highlight w:val="white"/>
                <w:rtl w:val="0"/>
              </w:rPr>
              <w:t xml:space="preserve">&lt;ul&gt;</w:t>
            </w:r>
            <w:r w:rsidDel="00000000" w:rsidR="00000000" w:rsidRPr="00000000">
              <w:rPr>
                <w:b w:val="1"/>
                <w:color w:val="24292f"/>
                <w:sz w:val="26"/>
                <w:szCs w:val="26"/>
                <w:highlight w:val="white"/>
                <w:rtl w:val="0"/>
              </w:rPr>
              <w:t xml:space="preserve"> tag, defines the type of the list item marker:</w:t>
            </w:r>
          </w:p>
          <w:tbl>
            <w:tblPr>
              <w:tblStyle w:val="Table4"/>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9.4736842105262"/>
              <w:gridCol w:w="6950.526315789474"/>
              <w:tblGridChange w:id="0">
                <w:tblGrid>
                  <w:gridCol w:w="1419.4736842105262"/>
                  <w:gridCol w:w="6950.526315789474"/>
                </w:tblGrid>
              </w:tblGridChange>
            </w:tblGrid>
            <w:tr>
              <w:trPr>
                <w:cantSplit w:val="0"/>
                <w:trHeight w:val="1215" w:hRule="atLeast"/>
                <w:tblHeader w:val="0"/>
              </w:trPr>
              <w:tc>
                <w:tcPr>
                  <w:tcBorders>
                    <w:top w:color="cccccc" w:space="0" w:sz="8" w:val="single"/>
                    <w:left w:color="cccccc" w:space="0" w:sz="8" w:val="single"/>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1C1">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Value</w:t>
                  </w:r>
                </w:p>
              </w:tc>
              <w:tc>
                <w:tcPr>
                  <w:tcBorders>
                    <w:top w:color="cccccc" w:space="0" w:sz="8" w:val="single"/>
                    <w:left w:color="000000" w:space="0" w:sz="0" w:val="nil"/>
                    <w:bottom w:color="000000" w:space="0" w:sz="0" w:val="nil"/>
                    <w:right w:color="cccccc" w:space="0" w:sz="8" w:val="single"/>
                  </w:tcBorders>
                  <w:tcMar>
                    <w:top w:w="120.0" w:type="dxa"/>
                    <w:left w:w="120.0" w:type="dxa"/>
                    <w:bottom w:w="120.0" w:type="dxa"/>
                    <w:right w:w="120.0" w:type="dxa"/>
                  </w:tcMar>
                  <w:vAlign w:val="top"/>
                </w:tcPr>
                <w:p w:rsidR="00000000" w:rsidDel="00000000" w:rsidP="00000000" w:rsidRDefault="00000000" w:rsidRPr="00000000" w14:paraId="000001C2">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Description</w:t>
                  </w:r>
                </w:p>
              </w:tc>
            </w:tr>
            <w:tr>
              <w:trPr>
                <w:cantSplit w:val="0"/>
                <w:trHeight w:val="1215" w:hRule="atLeast"/>
                <w:tblHeader w:val="0"/>
              </w:trPr>
              <w:tc>
                <w:tcPr>
                  <w:tcBorders>
                    <w:top w:color="000000" w:space="0" w:sz="0" w:val="nil"/>
                    <w:left w:color="cccccc" w:space="0" w:sz="8" w:val="single"/>
                    <w:bottom w:color="000000" w:space="0" w:sz="0" w:val="nil"/>
                    <w:right w:color="000000" w:space="0" w:sz="0" w:val="nil"/>
                  </w:tcBorders>
                  <w:shd w:fill="e7e9eb" w:val="clear"/>
                  <w:tcMar>
                    <w:top w:w="120.0" w:type="dxa"/>
                    <w:left w:w="240.0" w:type="dxa"/>
                    <w:bottom w:w="120.0" w:type="dxa"/>
                    <w:right w:w="120.0" w:type="dxa"/>
                  </w:tcMar>
                  <w:vAlign w:val="top"/>
                </w:tcPr>
                <w:p w:rsidR="00000000" w:rsidDel="00000000" w:rsidP="00000000" w:rsidRDefault="00000000" w:rsidRPr="00000000" w14:paraId="000001C3">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disc</w:t>
                  </w:r>
                </w:p>
              </w:tc>
              <w:tc>
                <w:tcPr>
                  <w:tcBorders>
                    <w:top w:color="000000" w:space="0" w:sz="0" w:val="nil"/>
                    <w:left w:color="000000" w:space="0" w:sz="0" w:val="nil"/>
                    <w:bottom w:color="000000" w:space="0" w:sz="0" w:val="nil"/>
                    <w:right w:color="cccccc" w:space="0" w:sz="8" w:val="single"/>
                  </w:tcBorders>
                  <w:shd w:fill="e7e9eb" w:val="clear"/>
                  <w:tcMar>
                    <w:top w:w="120.0" w:type="dxa"/>
                    <w:left w:w="120.0" w:type="dxa"/>
                    <w:bottom w:w="120.0" w:type="dxa"/>
                    <w:right w:w="120.0" w:type="dxa"/>
                  </w:tcMar>
                  <w:vAlign w:val="top"/>
                </w:tcPr>
                <w:p w:rsidR="00000000" w:rsidDel="00000000" w:rsidP="00000000" w:rsidRDefault="00000000" w:rsidRPr="00000000" w14:paraId="000001C4">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Sets the list item marker to a bullet (default)</w:t>
                  </w:r>
                </w:p>
              </w:tc>
            </w:tr>
            <w:tr>
              <w:trPr>
                <w:cantSplit w:val="0"/>
                <w:trHeight w:val="1215" w:hRule="atLeast"/>
                <w:tblHeader w:val="0"/>
              </w:trPr>
              <w:tc>
                <w:tcPr>
                  <w:tcBorders>
                    <w:top w:color="000000" w:space="0" w:sz="0" w:val="nil"/>
                    <w:left w:color="cccccc" w:space="0" w:sz="8" w:val="single"/>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1C5">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circle</w:t>
                  </w:r>
                </w:p>
              </w:tc>
              <w:tc>
                <w:tcPr>
                  <w:tcBorders>
                    <w:top w:color="000000" w:space="0" w:sz="0" w:val="nil"/>
                    <w:left w:color="000000" w:space="0" w:sz="0" w:val="nil"/>
                    <w:bottom w:color="000000" w:space="0" w:sz="0" w:val="nil"/>
                    <w:right w:color="cccccc" w:space="0" w:sz="8" w:val="single"/>
                  </w:tcBorders>
                  <w:tcMar>
                    <w:top w:w="120.0" w:type="dxa"/>
                    <w:left w:w="120.0" w:type="dxa"/>
                    <w:bottom w:w="120.0" w:type="dxa"/>
                    <w:right w:w="120.0" w:type="dxa"/>
                  </w:tcMar>
                  <w:vAlign w:val="top"/>
                </w:tcPr>
                <w:p w:rsidR="00000000" w:rsidDel="00000000" w:rsidP="00000000" w:rsidRDefault="00000000" w:rsidRPr="00000000" w14:paraId="000001C6">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Sets the list item marker to a circle</w:t>
                  </w:r>
                </w:p>
              </w:tc>
            </w:tr>
            <w:tr>
              <w:trPr>
                <w:cantSplit w:val="0"/>
                <w:trHeight w:val="1215" w:hRule="atLeast"/>
                <w:tblHeader w:val="0"/>
              </w:trPr>
              <w:tc>
                <w:tcPr>
                  <w:tcBorders>
                    <w:top w:color="000000" w:space="0" w:sz="0" w:val="nil"/>
                    <w:left w:color="cccccc" w:space="0" w:sz="8" w:val="single"/>
                    <w:bottom w:color="000000" w:space="0" w:sz="0" w:val="nil"/>
                    <w:right w:color="000000" w:space="0" w:sz="0" w:val="nil"/>
                  </w:tcBorders>
                  <w:shd w:fill="e7e9eb" w:val="clear"/>
                  <w:tcMar>
                    <w:top w:w="120.0" w:type="dxa"/>
                    <w:left w:w="240.0" w:type="dxa"/>
                    <w:bottom w:w="120.0" w:type="dxa"/>
                    <w:right w:w="120.0" w:type="dxa"/>
                  </w:tcMar>
                  <w:vAlign w:val="top"/>
                </w:tcPr>
                <w:p w:rsidR="00000000" w:rsidDel="00000000" w:rsidP="00000000" w:rsidRDefault="00000000" w:rsidRPr="00000000" w14:paraId="000001C7">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square</w:t>
                  </w:r>
                </w:p>
              </w:tc>
              <w:tc>
                <w:tcPr>
                  <w:tcBorders>
                    <w:top w:color="000000" w:space="0" w:sz="0" w:val="nil"/>
                    <w:left w:color="000000" w:space="0" w:sz="0" w:val="nil"/>
                    <w:bottom w:color="000000" w:space="0" w:sz="0" w:val="nil"/>
                    <w:right w:color="cccccc" w:space="0" w:sz="8" w:val="single"/>
                  </w:tcBorders>
                  <w:shd w:fill="e7e9eb" w:val="clear"/>
                  <w:tcMar>
                    <w:top w:w="120.0" w:type="dxa"/>
                    <w:left w:w="120.0" w:type="dxa"/>
                    <w:bottom w:w="120.0" w:type="dxa"/>
                    <w:right w:w="120.0" w:type="dxa"/>
                  </w:tcMar>
                  <w:vAlign w:val="top"/>
                </w:tcPr>
                <w:p w:rsidR="00000000" w:rsidDel="00000000" w:rsidP="00000000" w:rsidRDefault="00000000" w:rsidRPr="00000000" w14:paraId="000001C8">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Sets the list item marker to a square</w:t>
                  </w:r>
                </w:p>
              </w:tc>
            </w:tr>
            <w:tr>
              <w:trPr>
                <w:cantSplit w:val="0"/>
                <w:trHeight w:val="1230" w:hRule="atLeast"/>
                <w:tblHeader w:val="0"/>
              </w:trPr>
              <w:tc>
                <w:tcPr>
                  <w:tcBorders>
                    <w:top w:color="000000" w:space="0" w:sz="0" w:val="nil"/>
                    <w:left w:color="cccccc" w:space="0" w:sz="8" w:val="single"/>
                    <w:bottom w:color="cccccc" w:space="0" w:sz="8" w:val="single"/>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1C9">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none</w:t>
                  </w:r>
                </w:p>
              </w:tc>
              <w:tc>
                <w:tcPr>
                  <w:tcBorders>
                    <w:top w:color="000000" w:space="0" w:sz="0" w:val="nil"/>
                    <w:left w:color="000000" w:space="0" w:sz="0" w:val="nil"/>
                    <w:bottom w:color="cccccc" w:space="0" w:sz="8" w:val="single"/>
                    <w:right w:color="cccccc" w:space="0" w:sz="8" w:val="single"/>
                  </w:tcBorders>
                  <w:tcMar>
                    <w:top w:w="120.0" w:type="dxa"/>
                    <w:left w:w="120.0" w:type="dxa"/>
                    <w:bottom w:w="120.0" w:type="dxa"/>
                    <w:right w:w="120.0" w:type="dxa"/>
                  </w:tcMar>
                  <w:vAlign w:val="top"/>
                </w:tcPr>
                <w:p w:rsidR="00000000" w:rsidDel="00000000" w:rsidP="00000000" w:rsidRDefault="00000000" w:rsidRPr="00000000" w14:paraId="000001CA">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The list items will not be marked</w:t>
                  </w:r>
                </w:p>
              </w:tc>
            </w:tr>
          </w:tbl>
          <w:p w:rsidR="00000000" w:rsidDel="00000000" w:rsidP="00000000" w:rsidRDefault="00000000" w:rsidRPr="00000000" w14:paraId="000001CB">
            <w:pPr>
              <w:shd w:fill="ffffff" w:val="clear"/>
              <w:spacing w:after="280" w:before="280" w:line="342.85714285714283" w:lineRule="auto"/>
              <w:rPr>
                <w:b w:val="1"/>
                <w:color w:val="24292f"/>
                <w:sz w:val="26"/>
                <w:szCs w:val="26"/>
                <w:highlight w:val="white"/>
              </w:rPr>
            </w:pPr>
            <w:r w:rsidDel="00000000" w:rsidR="00000000" w:rsidRPr="00000000">
              <w:rPr>
                <w:b w:val="1"/>
                <w:color w:val="24292f"/>
                <w:sz w:val="26"/>
                <w:szCs w:val="26"/>
                <w:highlight w:val="white"/>
                <w:rtl w:val="0"/>
              </w:rPr>
              <w:t xml:space="preserve"> </w:t>
            </w:r>
          </w:p>
          <w:p w:rsidR="00000000" w:rsidDel="00000000" w:rsidP="00000000" w:rsidRDefault="00000000" w:rsidRPr="00000000" w14:paraId="000001CC">
            <w:pPr>
              <w:shd w:fill="ffffff" w:val="clear"/>
              <w:spacing w:after="280" w:before="280" w:line="342.85714285714283" w:lineRule="auto"/>
              <w:rPr>
                <w:b w:val="1"/>
                <w:color w:val="24292f"/>
                <w:sz w:val="26"/>
                <w:szCs w:val="26"/>
                <w:highlight w:val="white"/>
              </w:rPr>
            </w:pPr>
            <w:r w:rsidDel="00000000" w:rsidR="00000000" w:rsidRPr="00000000">
              <w:rPr>
                <w:b w:val="1"/>
                <w:color w:val="24292f"/>
                <w:sz w:val="26"/>
                <w:szCs w:val="26"/>
                <w:highlight w:val="white"/>
                <w:rtl w:val="0"/>
              </w:rPr>
              <w:t xml:space="preserve">Unordered lists syntax:</w:t>
            </w:r>
          </w:p>
          <w:p w:rsidR="00000000" w:rsidDel="00000000" w:rsidP="00000000" w:rsidRDefault="00000000" w:rsidRPr="00000000" w14:paraId="000001CD">
            <w:pPr>
              <w:shd w:fill="ffffff" w:val="clear"/>
              <w:spacing w:after="280" w:before="280" w:line="342.85714285714283" w:lineRule="auto"/>
              <w:rPr>
                <w:b w:val="1"/>
                <w:color w:val="24292f"/>
                <w:sz w:val="26"/>
                <w:szCs w:val="26"/>
                <w:highlight w:val="white"/>
              </w:rPr>
            </w:pPr>
            <w:r w:rsidDel="00000000" w:rsidR="00000000" w:rsidRPr="00000000">
              <w:rPr>
                <w:b w:val="1"/>
                <w:color w:val="24292f"/>
                <w:sz w:val="26"/>
                <w:szCs w:val="26"/>
                <w:highlight w:val="white"/>
                <w:rtl w:val="0"/>
              </w:rPr>
              <w:t xml:space="preserve">&lt;ul type=””&gt;</w:t>
            </w:r>
          </w:p>
          <w:p w:rsidR="00000000" w:rsidDel="00000000" w:rsidP="00000000" w:rsidRDefault="00000000" w:rsidRPr="00000000" w14:paraId="000001CE">
            <w:pPr>
              <w:shd w:fill="ffffff" w:val="clear"/>
              <w:spacing w:after="280" w:before="280" w:line="342.85714285714283" w:lineRule="auto"/>
              <w:rPr>
                <w:b w:val="1"/>
                <w:color w:val="24292f"/>
                <w:sz w:val="26"/>
                <w:szCs w:val="26"/>
                <w:highlight w:val="white"/>
              </w:rPr>
            </w:pPr>
            <w:r w:rsidDel="00000000" w:rsidR="00000000" w:rsidRPr="00000000">
              <w:rPr>
                <w:b w:val="1"/>
                <w:color w:val="24292f"/>
                <w:sz w:val="26"/>
                <w:szCs w:val="26"/>
                <w:highlight w:val="white"/>
                <w:rtl w:val="0"/>
              </w:rPr>
              <w:t xml:space="preserve">      </w:t>
              <w:tab/>
              <w:t xml:space="preserve">&lt;li&gt;……………………………….&lt;/li&gt;</w:t>
            </w:r>
          </w:p>
          <w:p w:rsidR="00000000" w:rsidDel="00000000" w:rsidP="00000000" w:rsidRDefault="00000000" w:rsidRPr="00000000" w14:paraId="000001CF">
            <w:pPr>
              <w:shd w:fill="ffffff" w:val="clear"/>
              <w:spacing w:after="280" w:before="280" w:line="342.85714285714283" w:lineRule="auto"/>
              <w:rPr>
                <w:b w:val="1"/>
                <w:color w:val="24292f"/>
                <w:sz w:val="26"/>
                <w:szCs w:val="26"/>
                <w:highlight w:val="white"/>
              </w:rPr>
            </w:pPr>
            <w:r w:rsidDel="00000000" w:rsidR="00000000" w:rsidRPr="00000000">
              <w:rPr>
                <w:b w:val="1"/>
                <w:color w:val="24292f"/>
                <w:sz w:val="26"/>
                <w:szCs w:val="26"/>
                <w:highlight w:val="white"/>
                <w:rtl w:val="0"/>
              </w:rPr>
              <w:t xml:space="preserve">      </w:t>
              <w:tab/>
              <w:t xml:space="preserve">&lt;li&gt;………………………………..&lt;/li&gt;</w:t>
            </w:r>
          </w:p>
          <w:p w:rsidR="00000000" w:rsidDel="00000000" w:rsidP="00000000" w:rsidRDefault="00000000" w:rsidRPr="00000000" w14:paraId="000001D0">
            <w:pPr>
              <w:shd w:fill="ffffff" w:val="clear"/>
              <w:spacing w:after="280" w:before="280" w:line="342.85714285714283" w:lineRule="auto"/>
              <w:rPr>
                <w:b w:val="1"/>
                <w:color w:val="24292f"/>
                <w:sz w:val="26"/>
                <w:szCs w:val="26"/>
                <w:highlight w:val="white"/>
              </w:rPr>
            </w:pPr>
            <w:r w:rsidDel="00000000" w:rsidR="00000000" w:rsidRPr="00000000">
              <w:rPr>
                <w:b w:val="1"/>
                <w:color w:val="24292f"/>
                <w:sz w:val="26"/>
                <w:szCs w:val="26"/>
                <w:highlight w:val="white"/>
                <w:rtl w:val="0"/>
              </w:rPr>
              <w:t xml:space="preserve">      </w:t>
              <w:tab/>
              <w:t xml:space="preserve">&lt;li&gt;…………………………………&lt;/li&gt;</w:t>
            </w:r>
          </w:p>
          <w:p w:rsidR="00000000" w:rsidDel="00000000" w:rsidP="00000000" w:rsidRDefault="00000000" w:rsidRPr="00000000" w14:paraId="000001D1">
            <w:pPr>
              <w:shd w:fill="ffffff" w:val="clear"/>
              <w:spacing w:after="280" w:before="280" w:line="342.85714285714283" w:lineRule="auto"/>
              <w:rPr>
                <w:b w:val="1"/>
                <w:color w:val="24292f"/>
                <w:sz w:val="26"/>
                <w:szCs w:val="26"/>
                <w:highlight w:val="white"/>
              </w:rPr>
            </w:pPr>
            <w:r w:rsidDel="00000000" w:rsidR="00000000" w:rsidRPr="00000000">
              <w:rPr>
                <w:b w:val="1"/>
                <w:color w:val="24292f"/>
                <w:sz w:val="26"/>
                <w:szCs w:val="26"/>
                <w:highlight w:val="white"/>
                <w:rtl w:val="0"/>
              </w:rPr>
              <w:t xml:space="preserve">&lt;ul&gt;</w:t>
            </w:r>
          </w:p>
          <w:p w:rsidR="00000000" w:rsidDel="00000000" w:rsidP="00000000" w:rsidRDefault="00000000" w:rsidRPr="00000000" w14:paraId="000001D2">
            <w:pPr>
              <w:shd w:fill="ffffff" w:val="clear"/>
              <w:spacing w:after="280" w:before="280" w:line="342.85714285714283" w:lineRule="auto"/>
              <w:rPr>
                <w:b w:val="1"/>
                <w:color w:val="24292f"/>
                <w:sz w:val="26"/>
                <w:szCs w:val="26"/>
                <w:highlight w:val="white"/>
              </w:rPr>
            </w:pPr>
            <w:r w:rsidDel="00000000" w:rsidR="00000000" w:rsidRPr="00000000">
              <w:rPr>
                <w:b w:val="1"/>
                <w:color w:val="24292f"/>
                <w:sz w:val="26"/>
                <w:szCs w:val="26"/>
                <w:highlight w:val="white"/>
                <w:rtl w:val="0"/>
              </w:rPr>
              <w:t xml:space="preserve">Video Tag:</w:t>
            </w:r>
          </w:p>
          <w:p w:rsidR="00000000" w:rsidDel="00000000" w:rsidP="00000000" w:rsidRDefault="00000000" w:rsidRPr="00000000" w14:paraId="000001D3">
            <w:pPr>
              <w:shd w:fill="ffffff" w:val="clear"/>
              <w:spacing w:after="280" w:before="280" w:line="342.85714285714283" w:lineRule="auto"/>
              <w:rPr>
                <w:b w:val="1"/>
                <w:color w:val="24292f"/>
                <w:sz w:val="26"/>
                <w:szCs w:val="26"/>
                <w:highlight w:val="white"/>
              </w:rPr>
            </w:pPr>
            <w:r w:rsidDel="00000000" w:rsidR="00000000" w:rsidRPr="00000000">
              <w:rPr>
                <w:b w:val="1"/>
                <w:color w:val="24292f"/>
                <w:sz w:val="26"/>
                <w:szCs w:val="26"/>
                <w:highlight w:val="white"/>
                <w:rtl w:val="0"/>
              </w:rPr>
              <w:t xml:space="preserve">      </w:t>
              <w:tab/>
              <w:t xml:space="preserve">The </w:t>
            </w:r>
            <w:r w:rsidDel="00000000" w:rsidR="00000000" w:rsidRPr="00000000">
              <w:rPr>
                <w:b w:val="1"/>
                <w:color w:val="dc143c"/>
                <w:sz w:val="26"/>
                <w:szCs w:val="26"/>
                <w:highlight w:val="white"/>
                <w:rtl w:val="0"/>
              </w:rPr>
              <w:t xml:space="preserve">&lt;video&gt;</w:t>
            </w:r>
            <w:r w:rsidDel="00000000" w:rsidR="00000000" w:rsidRPr="00000000">
              <w:rPr>
                <w:b w:val="1"/>
                <w:color w:val="24292f"/>
                <w:sz w:val="26"/>
                <w:szCs w:val="26"/>
                <w:highlight w:val="white"/>
                <w:rtl w:val="0"/>
              </w:rPr>
              <w:t xml:space="preserve"> tag is used to embed video content in a document, such as a movie clip or other video streams.</w:t>
            </w:r>
          </w:p>
          <w:p w:rsidR="00000000" w:rsidDel="00000000" w:rsidP="00000000" w:rsidRDefault="00000000" w:rsidRPr="00000000" w14:paraId="000001D4">
            <w:pPr>
              <w:shd w:fill="ffffff" w:val="clear"/>
              <w:spacing w:after="280" w:before="280" w:lineRule="auto"/>
              <w:rPr>
                <w:b w:val="1"/>
                <w:color w:val="24292f"/>
                <w:sz w:val="26"/>
                <w:szCs w:val="26"/>
                <w:highlight w:val="white"/>
              </w:rPr>
            </w:pPr>
            <w:r w:rsidDel="00000000" w:rsidR="00000000" w:rsidRPr="00000000">
              <w:rPr>
                <w:b w:val="1"/>
                <w:color w:val="24292f"/>
                <w:sz w:val="26"/>
                <w:szCs w:val="26"/>
                <w:highlight w:val="white"/>
                <w:rtl w:val="0"/>
              </w:rPr>
              <w:t xml:space="preserve">The </w:t>
            </w:r>
            <w:r w:rsidDel="00000000" w:rsidR="00000000" w:rsidRPr="00000000">
              <w:rPr>
                <w:b w:val="1"/>
                <w:color w:val="dc143c"/>
                <w:sz w:val="26"/>
                <w:szCs w:val="26"/>
                <w:highlight w:val="white"/>
                <w:rtl w:val="0"/>
              </w:rPr>
              <w:t xml:space="preserve">&lt;video&gt;</w:t>
            </w:r>
            <w:r w:rsidDel="00000000" w:rsidR="00000000" w:rsidRPr="00000000">
              <w:rPr>
                <w:b w:val="1"/>
                <w:color w:val="24292f"/>
                <w:sz w:val="26"/>
                <w:szCs w:val="26"/>
                <w:highlight w:val="white"/>
                <w:rtl w:val="0"/>
              </w:rPr>
              <w:t xml:space="preserve"> tag contains one or more </w:t>
            </w:r>
            <w:hyperlink r:id="rId9">
              <w:r w:rsidDel="00000000" w:rsidR="00000000" w:rsidRPr="00000000">
                <w:rPr>
                  <w:b w:val="1"/>
                  <w:color w:val="1155cc"/>
                  <w:sz w:val="26"/>
                  <w:szCs w:val="26"/>
                  <w:highlight w:val="white"/>
                  <w:u w:val="single"/>
                  <w:rtl w:val="0"/>
                </w:rPr>
                <w:t xml:space="preserve">&lt;source&gt;</w:t>
              </w:r>
            </w:hyperlink>
            <w:r w:rsidDel="00000000" w:rsidR="00000000" w:rsidRPr="00000000">
              <w:rPr>
                <w:b w:val="1"/>
                <w:color w:val="24292f"/>
                <w:sz w:val="26"/>
                <w:szCs w:val="26"/>
                <w:highlight w:val="white"/>
                <w:rtl w:val="0"/>
              </w:rPr>
              <w:t xml:space="preserve"> tags with different video sources. The browser will choose the first source it supports.</w:t>
            </w:r>
          </w:p>
          <w:p w:rsidR="00000000" w:rsidDel="00000000" w:rsidP="00000000" w:rsidRDefault="00000000" w:rsidRPr="00000000" w14:paraId="000001D5">
            <w:pPr>
              <w:shd w:fill="ffffff" w:val="clear"/>
              <w:spacing w:after="280" w:before="280" w:lineRule="auto"/>
              <w:rPr>
                <w:b w:val="1"/>
                <w:color w:val="24292f"/>
                <w:sz w:val="26"/>
                <w:szCs w:val="26"/>
                <w:highlight w:val="white"/>
              </w:rPr>
            </w:pPr>
            <w:r w:rsidDel="00000000" w:rsidR="00000000" w:rsidRPr="00000000">
              <w:rPr>
                <w:b w:val="1"/>
                <w:color w:val="24292f"/>
                <w:sz w:val="26"/>
                <w:szCs w:val="26"/>
                <w:highlight w:val="white"/>
                <w:rtl w:val="0"/>
              </w:rPr>
              <w:t xml:space="preserve">The text between the </w:t>
            </w:r>
            <w:r w:rsidDel="00000000" w:rsidR="00000000" w:rsidRPr="00000000">
              <w:rPr>
                <w:b w:val="1"/>
                <w:color w:val="dc143c"/>
                <w:sz w:val="26"/>
                <w:szCs w:val="26"/>
                <w:highlight w:val="white"/>
                <w:rtl w:val="0"/>
              </w:rPr>
              <w:t xml:space="preserve">&lt;video&gt;</w:t>
            </w:r>
            <w:r w:rsidDel="00000000" w:rsidR="00000000" w:rsidRPr="00000000">
              <w:rPr>
                <w:b w:val="1"/>
                <w:color w:val="24292f"/>
                <w:sz w:val="26"/>
                <w:szCs w:val="26"/>
                <w:highlight w:val="white"/>
                <w:rtl w:val="0"/>
              </w:rPr>
              <w:t xml:space="preserve"> and </w:t>
            </w:r>
            <w:r w:rsidDel="00000000" w:rsidR="00000000" w:rsidRPr="00000000">
              <w:rPr>
                <w:b w:val="1"/>
                <w:color w:val="dc143c"/>
                <w:sz w:val="26"/>
                <w:szCs w:val="26"/>
                <w:highlight w:val="white"/>
                <w:rtl w:val="0"/>
              </w:rPr>
              <w:t xml:space="preserve">&lt;/video&gt;</w:t>
            </w:r>
            <w:r w:rsidDel="00000000" w:rsidR="00000000" w:rsidRPr="00000000">
              <w:rPr>
                <w:b w:val="1"/>
                <w:color w:val="24292f"/>
                <w:sz w:val="26"/>
                <w:szCs w:val="26"/>
                <w:highlight w:val="white"/>
                <w:rtl w:val="0"/>
              </w:rPr>
              <w:t xml:space="preserve"> tags will only be displayed in browsers that do not support the &lt;video&gt; element.</w:t>
            </w:r>
          </w:p>
          <w:p w:rsidR="00000000" w:rsidDel="00000000" w:rsidP="00000000" w:rsidRDefault="00000000" w:rsidRPr="00000000" w14:paraId="000001D6">
            <w:pPr>
              <w:shd w:fill="ffffff" w:val="clear"/>
              <w:spacing w:after="280" w:before="280" w:lineRule="auto"/>
              <w:rPr>
                <w:b w:val="1"/>
                <w:color w:val="24292f"/>
                <w:sz w:val="26"/>
                <w:szCs w:val="26"/>
                <w:highlight w:val="white"/>
              </w:rPr>
            </w:pPr>
            <w:r w:rsidDel="00000000" w:rsidR="00000000" w:rsidRPr="00000000">
              <w:rPr>
                <w:b w:val="1"/>
                <w:color w:val="24292f"/>
                <w:sz w:val="26"/>
                <w:szCs w:val="26"/>
                <w:highlight w:val="white"/>
                <w:rtl w:val="0"/>
              </w:rPr>
              <w:t xml:space="preserve">There are three supported video formats in HTML: MP4, WebM, and OGG.</w:t>
            </w:r>
          </w:p>
          <w:p w:rsidR="00000000" w:rsidDel="00000000" w:rsidP="00000000" w:rsidRDefault="00000000" w:rsidRPr="00000000" w14:paraId="000001D7">
            <w:pPr>
              <w:shd w:fill="ffffff" w:val="clear"/>
              <w:spacing w:after="280" w:before="280" w:line="342.85714285714283" w:lineRule="auto"/>
              <w:rPr>
                <w:b w:val="1"/>
                <w:color w:val="24292f"/>
                <w:sz w:val="26"/>
                <w:szCs w:val="26"/>
                <w:highlight w:val="white"/>
                <w:u w:val="single"/>
              </w:rPr>
            </w:pPr>
            <w:r w:rsidDel="00000000" w:rsidR="00000000" w:rsidRPr="00000000">
              <w:rPr>
                <w:b w:val="1"/>
                <w:color w:val="24292f"/>
                <w:sz w:val="26"/>
                <w:szCs w:val="26"/>
                <w:highlight w:val="white"/>
                <w:u w:val="single"/>
                <w:rtl w:val="0"/>
              </w:rPr>
              <w:t xml:space="preserve">Attributes in video tag:</w:t>
            </w:r>
          </w:p>
          <w:tbl>
            <w:tblPr>
              <w:tblStyle w:val="Table5"/>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5693430656936"/>
              <w:gridCol w:w="1930.5985401459857"/>
              <w:gridCol w:w="4398.832116788321"/>
              <w:tblGridChange w:id="0">
                <w:tblGrid>
                  <w:gridCol w:w="2040.5693430656936"/>
                  <w:gridCol w:w="1930.5985401459857"/>
                  <w:gridCol w:w="4398.832116788321"/>
                </w:tblGrid>
              </w:tblGridChange>
            </w:tblGrid>
            <w:tr>
              <w:trPr>
                <w:cantSplit w:val="0"/>
                <w:trHeight w:val="1215" w:hRule="atLeast"/>
                <w:tblHeader w:val="0"/>
              </w:trPr>
              <w:tc>
                <w:tcPr>
                  <w:tcBorders>
                    <w:top w:color="cccccc" w:space="0" w:sz="8" w:val="single"/>
                    <w:left w:color="cccccc" w:space="0" w:sz="8" w:val="single"/>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1D8">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Attribute</w:t>
                  </w:r>
                </w:p>
              </w:tc>
              <w:tc>
                <w:tcPr>
                  <w:tcBorders>
                    <w:top w:color="cccccc" w:space="0" w:sz="8"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1D9">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Value</w:t>
                  </w:r>
                </w:p>
              </w:tc>
              <w:tc>
                <w:tcPr>
                  <w:tcBorders>
                    <w:top w:color="cccccc" w:space="0" w:sz="8" w:val="single"/>
                    <w:left w:color="000000" w:space="0" w:sz="0" w:val="nil"/>
                    <w:bottom w:color="000000" w:space="0" w:sz="0" w:val="nil"/>
                    <w:right w:color="cccccc" w:space="0" w:sz="8" w:val="single"/>
                  </w:tcBorders>
                  <w:tcMar>
                    <w:top w:w="120.0" w:type="dxa"/>
                    <w:left w:w="120.0" w:type="dxa"/>
                    <w:bottom w:w="120.0" w:type="dxa"/>
                    <w:right w:w="120.0" w:type="dxa"/>
                  </w:tcMar>
                  <w:vAlign w:val="top"/>
                </w:tcPr>
                <w:p w:rsidR="00000000" w:rsidDel="00000000" w:rsidP="00000000" w:rsidRDefault="00000000" w:rsidRPr="00000000" w14:paraId="000001DA">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Description</w:t>
                  </w:r>
                </w:p>
              </w:tc>
            </w:tr>
            <w:tr>
              <w:trPr>
                <w:cantSplit w:val="0"/>
                <w:trHeight w:val="1590" w:hRule="atLeast"/>
                <w:tblHeader w:val="0"/>
              </w:trPr>
              <w:tc>
                <w:tcPr>
                  <w:tcBorders>
                    <w:top w:color="000000" w:space="0" w:sz="0" w:val="nil"/>
                    <w:left w:color="cccccc" w:space="0" w:sz="8" w:val="single"/>
                    <w:bottom w:color="000000" w:space="0" w:sz="0" w:val="nil"/>
                    <w:right w:color="000000" w:space="0" w:sz="0" w:val="nil"/>
                  </w:tcBorders>
                  <w:shd w:fill="e7e9eb" w:val="clear"/>
                  <w:tcMar>
                    <w:top w:w="120.0" w:type="dxa"/>
                    <w:left w:w="240.0" w:type="dxa"/>
                    <w:bottom w:w="120.0" w:type="dxa"/>
                    <w:right w:w="120.0" w:type="dxa"/>
                  </w:tcMar>
                  <w:vAlign w:val="top"/>
                </w:tcPr>
                <w:p w:rsidR="00000000" w:rsidDel="00000000" w:rsidP="00000000" w:rsidRDefault="00000000" w:rsidRPr="00000000" w14:paraId="000001DB">
                  <w:pPr>
                    <w:spacing w:after="300" w:before="300" w:lineRule="auto"/>
                    <w:rPr>
                      <w:b w:val="1"/>
                      <w:color w:val="1155cc"/>
                      <w:sz w:val="26"/>
                      <w:szCs w:val="26"/>
                      <w:highlight w:val="white"/>
                      <w:u w:val="single"/>
                    </w:rPr>
                  </w:pPr>
                  <w:hyperlink r:id="rId10">
                    <w:r w:rsidDel="00000000" w:rsidR="00000000" w:rsidRPr="00000000">
                      <w:rPr>
                        <w:b w:val="1"/>
                        <w:color w:val="1155cc"/>
                        <w:sz w:val="26"/>
                        <w:szCs w:val="26"/>
                        <w:highlight w:val="white"/>
                        <w:u w:val="single"/>
                        <w:rtl w:val="0"/>
                      </w:rPr>
                      <w:t xml:space="preserve">autoplay</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7e9eb" w:val="clear"/>
                  <w:tcMar>
                    <w:top w:w="120.0" w:type="dxa"/>
                    <w:left w:w="120.0" w:type="dxa"/>
                    <w:bottom w:w="120.0" w:type="dxa"/>
                    <w:right w:w="120.0" w:type="dxa"/>
                  </w:tcMar>
                  <w:vAlign w:val="top"/>
                </w:tcPr>
                <w:p w:rsidR="00000000" w:rsidDel="00000000" w:rsidP="00000000" w:rsidRDefault="00000000" w:rsidRPr="00000000" w14:paraId="000001DC">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autoplay</w:t>
                  </w:r>
                </w:p>
              </w:tc>
              <w:tc>
                <w:tcPr>
                  <w:tcBorders>
                    <w:top w:color="000000" w:space="0" w:sz="0" w:val="nil"/>
                    <w:left w:color="000000" w:space="0" w:sz="0" w:val="nil"/>
                    <w:bottom w:color="000000" w:space="0" w:sz="0" w:val="nil"/>
                    <w:right w:color="cccccc" w:space="0" w:sz="8" w:val="single"/>
                  </w:tcBorders>
                  <w:shd w:fill="e7e9eb" w:val="clear"/>
                  <w:tcMar>
                    <w:top w:w="120.0" w:type="dxa"/>
                    <w:left w:w="120.0" w:type="dxa"/>
                    <w:bottom w:w="120.0" w:type="dxa"/>
                    <w:right w:w="120.0" w:type="dxa"/>
                  </w:tcMar>
                  <w:vAlign w:val="top"/>
                </w:tcPr>
                <w:p w:rsidR="00000000" w:rsidDel="00000000" w:rsidP="00000000" w:rsidRDefault="00000000" w:rsidRPr="00000000" w14:paraId="000001DD">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Specifies that the video will start playing as soon as it is ready</w:t>
                  </w:r>
                </w:p>
              </w:tc>
            </w:tr>
            <w:tr>
              <w:trPr>
                <w:cantSplit w:val="0"/>
                <w:trHeight w:val="1965" w:hRule="atLeast"/>
                <w:tblHeader w:val="0"/>
              </w:trPr>
              <w:tc>
                <w:tcPr>
                  <w:tcBorders>
                    <w:top w:color="000000" w:space="0" w:sz="0" w:val="nil"/>
                    <w:left w:color="cccccc" w:space="0" w:sz="8" w:val="single"/>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1DE">
                  <w:pPr>
                    <w:spacing w:after="300" w:before="300" w:lineRule="auto"/>
                    <w:rPr>
                      <w:b w:val="1"/>
                      <w:color w:val="1155cc"/>
                      <w:sz w:val="26"/>
                      <w:szCs w:val="26"/>
                      <w:highlight w:val="white"/>
                      <w:u w:val="single"/>
                    </w:rPr>
                  </w:pPr>
                  <w:hyperlink r:id="rId11">
                    <w:r w:rsidDel="00000000" w:rsidR="00000000" w:rsidRPr="00000000">
                      <w:rPr>
                        <w:b w:val="1"/>
                        <w:color w:val="1155cc"/>
                        <w:sz w:val="26"/>
                        <w:szCs w:val="26"/>
                        <w:highlight w:val="white"/>
                        <w:u w:val="single"/>
                        <w:rtl w:val="0"/>
                      </w:rPr>
                      <w:t xml:space="preserve">controls</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1DF">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controls</w:t>
                  </w:r>
                </w:p>
              </w:tc>
              <w:tc>
                <w:tcPr>
                  <w:tcBorders>
                    <w:top w:color="000000" w:space="0" w:sz="0" w:val="nil"/>
                    <w:left w:color="000000" w:space="0" w:sz="0" w:val="nil"/>
                    <w:bottom w:color="000000" w:space="0" w:sz="0" w:val="nil"/>
                    <w:right w:color="cccccc" w:space="0" w:sz="8" w:val="single"/>
                  </w:tcBorders>
                  <w:tcMar>
                    <w:top w:w="120.0" w:type="dxa"/>
                    <w:left w:w="120.0" w:type="dxa"/>
                    <w:bottom w:w="120.0" w:type="dxa"/>
                    <w:right w:w="120.0" w:type="dxa"/>
                  </w:tcMar>
                  <w:vAlign w:val="top"/>
                </w:tcPr>
                <w:p w:rsidR="00000000" w:rsidDel="00000000" w:rsidP="00000000" w:rsidRDefault="00000000" w:rsidRPr="00000000" w14:paraId="000001E0">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Specifies that video controls should be displayed (such as a play/pause button etc).</w:t>
                  </w:r>
                </w:p>
              </w:tc>
            </w:tr>
            <w:tr>
              <w:trPr>
                <w:cantSplit w:val="0"/>
                <w:trHeight w:val="1215" w:hRule="atLeast"/>
                <w:tblHeader w:val="0"/>
              </w:trPr>
              <w:tc>
                <w:tcPr>
                  <w:tcBorders>
                    <w:top w:color="000000" w:space="0" w:sz="0" w:val="nil"/>
                    <w:left w:color="cccccc" w:space="0" w:sz="8" w:val="single"/>
                    <w:bottom w:color="000000" w:space="0" w:sz="0" w:val="nil"/>
                    <w:right w:color="000000" w:space="0" w:sz="0" w:val="nil"/>
                  </w:tcBorders>
                  <w:shd w:fill="e7e9eb" w:val="clear"/>
                  <w:tcMar>
                    <w:top w:w="120.0" w:type="dxa"/>
                    <w:left w:w="240.0" w:type="dxa"/>
                    <w:bottom w:w="120.0" w:type="dxa"/>
                    <w:right w:w="120.0" w:type="dxa"/>
                  </w:tcMar>
                  <w:vAlign w:val="top"/>
                </w:tcPr>
                <w:p w:rsidR="00000000" w:rsidDel="00000000" w:rsidP="00000000" w:rsidRDefault="00000000" w:rsidRPr="00000000" w14:paraId="000001E1">
                  <w:pPr>
                    <w:spacing w:after="300" w:before="300" w:lineRule="auto"/>
                    <w:rPr>
                      <w:b w:val="1"/>
                      <w:color w:val="1155cc"/>
                      <w:sz w:val="26"/>
                      <w:szCs w:val="26"/>
                      <w:highlight w:val="white"/>
                      <w:u w:val="single"/>
                    </w:rPr>
                  </w:pPr>
                  <w:hyperlink r:id="rId12">
                    <w:r w:rsidDel="00000000" w:rsidR="00000000" w:rsidRPr="00000000">
                      <w:rPr>
                        <w:b w:val="1"/>
                        <w:color w:val="1155cc"/>
                        <w:sz w:val="26"/>
                        <w:szCs w:val="26"/>
                        <w:highlight w:val="white"/>
                        <w:u w:val="single"/>
                        <w:rtl w:val="0"/>
                      </w:rPr>
                      <w:t xml:space="preserve">height</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7e9eb" w:val="clear"/>
                  <w:tcMar>
                    <w:top w:w="120.0" w:type="dxa"/>
                    <w:left w:w="120.0" w:type="dxa"/>
                    <w:bottom w:w="120.0" w:type="dxa"/>
                    <w:right w:w="120.0" w:type="dxa"/>
                  </w:tcMar>
                  <w:vAlign w:val="top"/>
                </w:tcPr>
                <w:p w:rsidR="00000000" w:rsidDel="00000000" w:rsidP="00000000" w:rsidRDefault="00000000" w:rsidRPr="00000000" w14:paraId="000001E2">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pixels</w:t>
                  </w:r>
                </w:p>
              </w:tc>
              <w:tc>
                <w:tcPr>
                  <w:tcBorders>
                    <w:top w:color="000000" w:space="0" w:sz="0" w:val="nil"/>
                    <w:left w:color="000000" w:space="0" w:sz="0" w:val="nil"/>
                    <w:bottom w:color="000000" w:space="0" w:sz="0" w:val="nil"/>
                    <w:right w:color="cccccc" w:space="0" w:sz="8" w:val="single"/>
                  </w:tcBorders>
                  <w:shd w:fill="e7e9eb" w:val="clear"/>
                  <w:tcMar>
                    <w:top w:w="120.0" w:type="dxa"/>
                    <w:left w:w="120.0" w:type="dxa"/>
                    <w:bottom w:w="120.0" w:type="dxa"/>
                    <w:right w:w="120.0" w:type="dxa"/>
                  </w:tcMar>
                  <w:vAlign w:val="top"/>
                </w:tcPr>
                <w:p w:rsidR="00000000" w:rsidDel="00000000" w:rsidP="00000000" w:rsidRDefault="00000000" w:rsidRPr="00000000" w14:paraId="000001E3">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Sets the height of the video player</w:t>
                  </w:r>
                </w:p>
              </w:tc>
            </w:tr>
            <w:tr>
              <w:trPr>
                <w:cantSplit w:val="0"/>
                <w:trHeight w:val="1590" w:hRule="atLeast"/>
                <w:tblHeader w:val="0"/>
              </w:trPr>
              <w:tc>
                <w:tcPr>
                  <w:tcBorders>
                    <w:top w:color="000000" w:space="0" w:sz="0" w:val="nil"/>
                    <w:left w:color="cccccc" w:space="0" w:sz="8" w:val="single"/>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1E4">
                  <w:pPr>
                    <w:spacing w:after="300" w:before="300" w:lineRule="auto"/>
                    <w:rPr>
                      <w:b w:val="1"/>
                      <w:color w:val="1155cc"/>
                      <w:sz w:val="26"/>
                      <w:szCs w:val="26"/>
                      <w:highlight w:val="white"/>
                      <w:u w:val="single"/>
                    </w:rPr>
                  </w:pPr>
                  <w:hyperlink r:id="rId13">
                    <w:r w:rsidDel="00000000" w:rsidR="00000000" w:rsidRPr="00000000">
                      <w:rPr>
                        <w:b w:val="1"/>
                        <w:color w:val="1155cc"/>
                        <w:sz w:val="26"/>
                        <w:szCs w:val="26"/>
                        <w:highlight w:val="white"/>
                        <w:u w:val="single"/>
                        <w:rtl w:val="0"/>
                      </w:rPr>
                      <w:t xml:space="preserve">loop</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1E5">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loop</w:t>
                  </w:r>
                </w:p>
              </w:tc>
              <w:tc>
                <w:tcPr>
                  <w:tcBorders>
                    <w:top w:color="000000" w:space="0" w:sz="0" w:val="nil"/>
                    <w:left w:color="000000" w:space="0" w:sz="0" w:val="nil"/>
                    <w:bottom w:color="000000" w:space="0" w:sz="0" w:val="nil"/>
                    <w:right w:color="cccccc" w:space="0" w:sz="8" w:val="single"/>
                  </w:tcBorders>
                  <w:tcMar>
                    <w:top w:w="120.0" w:type="dxa"/>
                    <w:left w:w="120.0" w:type="dxa"/>
                    <w:bottom w:w="120.0" w:type="dxa"/>
                    <w:right w:w="120.0" w:type="dxa"/>
                  </w:tcMar>
                  <w:vAlign w:val="top"/>
                </w:tcPr>
                <w:p w:rsidR="00000000" w:rsidDel="00000000" w:rsidP="00000000" w:rsidRDefault="00000000" w:rsidRPr="00000000" w14:paraId="000001E6">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Specifies that the video will start over again, every time it is finished</w:t>
                  </w:r>
                </w:p>
              </w:tc>
            </w:tr>
            <w:tr>
              <w:trPr>
                <w:cantSplit w:val="0"/>
                <w:trHeight w:val="1590" w:hRule="atLeast"/>
                <w:tblHeader w:val="0"/>
              </w:trPr>
              <w:tc>
                <w:tcPr>
                  <w:tcBorders>
                    <w:top w:color="000000" w:space="0" w:sz="0" w:val="nil"/>
                    <w:left w:color="cccccc" w:space="0" w:sz="8" w:val="single"/>
                    <w:bottom w:color="000000" w:space="0" w:sz="0" w:val="nil"/>
                    <w:right w:color="000000" w:space="0" w:sz="0" w:val="nil"/>
                  </w:tcBorders>
                  <w:shd w:fill="e7e9eb" w:val="clear"/>
                  <w:tcMar>
                    <w:top w:w="120.0" w:type="dxa"/>
                    <w:left w:w="240.0" w:type="dxa"/>
                    <w:bottom w:w="120.0" w:type="dxa"/>
                    <w:right w:w="120.0" w:type="dxa"/>
                  </w:tcMar>
                  <w:vAlign w:val="top"/>
                </w:tcPr>
                <w:p w:rsidR="00000000" w:rsidDel="00000000" w:rsidP="00000000" w:rsidRDefault="00000000" w:rsidRPr="00000000" w14:paraId="000001E7">
                  <w:pPr>
                    <w:spacing w:after="300" w:before="300" w:lineRule="auto"/>
                    <w:rPr>
                      <w:b w:val="1"/>
                      <w:color w:val="1155cc"/>
                      <w:sz w:val="26"/>
                      <w:szCs w:val="26"/>
                      <w:highlight w:val="white"/>
                      <w:u w:val="single"/>
                    </w:rPr>
                  </w:pPr>
                  <w:hyperlink r:id="rId14">
                    <w:r w:rsidDel="00000000" w:rsidR="00000000" w:rsidRPr="00000000">
                      <w:rPr>
                        <w:b w:val="1"/>
                        <w:color w:val="1155cc"/>
                        <w:sz w:val="26"/>
                        <w:szCs w:val="26"/>
                        <w:highlight w:val="white"/>
                        <w:u w:val="single"/>
                        <w:rtl w:val="0"/>
                      </w:rPr>
                      <w:t xml:space="preserve">muted</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7e9eb" w:val="clear"/>
                  <w:tcMar>
                    <w:top w:w="120.0" w:type="dxa"/>
                    <w:left w:w="120.0" w:type="dxa"/>
                    <w:bottom w:w="120.0" w:type="dxa"/>
                    <w:right w:w="120.0" w:type="dxa"/>
                  </w:tcMar>
                  <w:vAlign w:val="top"/>
                </w:tcPr>
                <w:p w:rsidR="00000000" w:rsidDel="00000000" w:rsidP="00000000" w:rsidRDefault="00000000" w:rsidRPr="00000000" w14:paraId="000001E8">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muted</w:t>
                  </w:r>
                </w:p>
              </w:tc>
              <w:tc>
                <w:tcPr>
                  <w:tcBorders>
                    <w:top w:color="000000" w:space="0" w:sz="0" w:val="nil"/>
                    <w:left w:color="000000" w:space="0" w:sz="0" w:val="nil"/>
                    <w:bottom w:color="000000" w:space="0" w:sz="0" w:val="nil"/>
                    <w:right w:color="cccccc" w:space="0" w:sz="8" w:val="single"/>
                  </w:tcBorders>
                  <w:shd w:fill="e7e9eb" w:val="clear"/>
                  <w:tcMar>
                    <w:top w:w="120.0" w:type="dxa"/>
                    <w:left w:w="120.0" w:type="dxa"/>
                    <w:bottom w:w="120.0" w:type="dxa"/>
                    <w:right w:w="120.0" w:type="dxa"/>
                  </w:tcMar>
                  <w:vAlign w:val="top"/>
                </w:tcPr>
                <w:p w:rsidR="00000000" w:rsidDel="00000000" w:rsidP="00000000" w:rsidRDefault="00000000" w:rsidRPr="00000000" w14:paraId="000001E9">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Specifies that the audio output of the video should be muted</w:t>
                  </w:r>
                </w:p>
              </w:tc>
            </w:tr>
            <w:tr>
              <w:trPr>
                <w:cantSplit w:val="0"/>
                <w:trHeight w:val="1965" w:hRule="atLeast"/>
                <w:tblHeader w:val="0"/>
              </w:trPr>
              <w:tc>
                <w:tcPr>
                  <w:tcBorders>
                    <w:top w:color="000000" w:space="0" w:sz="0" w:val="nil"/>
                    <w:left w:color="cccccc" w:space="0" w:sz="8" w:val="single"/>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1EA">
                  <w:pPr>
                    <w:spacing w:after="300" w:before="300" w:lineRule="auto"/>
                    <w:rPr>
                      <w:b w:val="1"/>
                      <w:color w:val="1155cc"/>
                      <w:sz w:val="26"/>
                      <w:szCs w:val="26"/>
                      <w:highlight w:val="white"/>
                      <w:u w:val="single"/>
                    </w:rPr>
                  </w:pPr>
                  <w:hyperlink r:id="rId15">
                    <w:r w:rsidDel="00000000" w:rsidR="00000000" w:rsidRPr="00000000">
                      <w:rPr>
                        <w:b w:val="1"/>
                        <w:color w:val="1155cc"/>
                        <w:sz w:val="26"/>
                        <w:szCs w:val="26"/>
                        <w:highlight w:val="white"/>
                        <w:u w:val="single"/>
                        <w:rtl w:val="0"/>
                      </w:rPr>
                      <w:t xml:space="preserve">poster</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1EB">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URL</w:t>
                  </w:r>
                </w:p>
              </w:tc>
              <w:tc>
                <w:tcPr>
                  <w:tcBorders>
                    <w:top w:color="000000" w:space="0" w:sz="0" w:val="nil"/>
                    <w:left w:color="000000" w:space="0" w:sz="0" w:val="nil"/>
                    <w:bottom w:color="000000" w:space="0" w:sz="0" w:val="nil"/>
                    <w:right w:color="cccccc" w:space="0" w:sz="8" w:val="single"/>
                  </w:tcBorders>
                  <w:tcMar>
                    <w:top w:w="120.0" w:type="dxa"/>
                    <w:left w:w="120.0" w:type="dxa"/>
                    <w:bottom w:w="120.0" w:type="dxa"/>
                    <w:right w:w="120.0" w:type="dxa"/>
                  </w:tcMar>
                  <w:vAlign w:val="top"/>
                </w:tcPr>
                <w:p w:rsidR="00000000" w:rsidDel="00000000" w:rsidP="00000000" w:rsidRDefault="00000000" w:rsidRPr="00000000" w14:paraId="000001EC">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Specifies an image to be shown while the video is downloading, or until the user hits the play button</w:t>
                  </w:r>
                </w:p>
              </w:tc>
            </w:tr>
            <w:tr>
              <w:trPr>
                <w:cantSplit w:val="0"/>
                <w:trHeight w:val="1965" w:hRule="atLeast"/>
                <w:tblHeader w:val="0"/>
              </w:trPr>
              <w:tc>
                <w:tcPr>
                  <w:tcBorders>
                    <w:top w:color="000000" w:space="0" w:sz="0" w:val="nil"/>
                    <w:left w:color="cccccc" w:space="0" w:sz="8" w:val="single"/>
                    <w:bottom w:color="000000" w:space="0" w:sz="0" w:val="nil"/>
                    <w:right w:color="000000" w:space="0" w:sz="0" w:val="nil"/>
                  </w:tcBorders>
                  <w:shd w:fill="e7e9eb" w:val="clear"/>
                  <w:tcMar>
                    <w:top w:w="120.0" w:type="dxa"/>
                    <w:left w:w="240.0" w:type="dxa"/>
                    <w:bottom w:w="120.0" w:type="dxa"/>
                    <w:right w:w="120.0" w:type="dxa"/>
                  </w:tcMar>
                  <w:vAlign w:val="top"/>
                </w:tcPr>
                <w:p w:rsidR="00000000" w:rsidDel="00000000" w:rsidP="00000000" w:rsidRDefault="00000000" w:rsidRPr="00000000" w14:paraId="000001ED">
                  <w:pPr>
                    <w:spacing w:after="300" w:before="300" w:lineRule="auto"/>
                    <w:rPr>
                      <w:b w:val="1"/>
                      <w:color w:val="1155cc"/>
                      <w:sz w:val="26"/>
                      <w:szCs w:val="26"/>
                      <w:highlight w:val="white"/>
                      <w:u w:val="single"/>
                    </w:rPr>
                  </w:pPr>
                  <w:hyperlink r:id="rId16">
                    <w:r w:rsidDel="00000000" w:rsidR="00000000" w:rsidRPr="00000000">
                      <w:rPr>
                        <w:b w:val="1"/>
                        <w:color w:val="1155cc"/>
                        <w:sz w:val="26"/>
                        <w:szCs w:val="26"/>
                        <w:highlight w:val="white"/>
                        <w:u w:val="single"/>
                        <w:rtl w:val="0"/>
                      </w:rPr>
                      <w:t xml:space="preserve">preload</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7e9eb" w:val="clear"/>
                  <w:tcMar>
                    <w:top w:w="120.0" w:type="dxa"/>
                    <w:left w:w="120.0" w:type="dxa"/>
                    <w:bottom w:w="120.0" w:type="dxa"/>
                    <w:right w:w="120.0" w:type="dxa"/>
                  </w:tcMar>
                  <w:vAlign w:val="top"/>
                </w:tcPr>
                <w:p w:rsidR="00000000" w:rsidDel="00000000" w:rsidP="00000000" w:rsidRDefault="00000000" w:rsidRPr="00000000" w14:paraId="000001EE">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auto</w:t>
                  </w:r>
                </w:p>
                <w:p w:rsidR="00000000" w:rsidDel="00000000" w:rsidP="00000000" w:rsidRDefault="00000000" w:rsidRPr="00000000" w14:paraId="000001EF">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metadata</w:t>
                  </w:r>
                </w:p>
                <w:p w:rsidR="00000000" w:rsidDel="00000000" w:rsidP="00000000" w:rsidRDefault="00000000" w:rsidRPr="00000000" w14:paraId="000001F0">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none</w:t>
                  </w:r>
                </w:p>
              </w:tc>
              <w:tc>
                <w:tcPr>
                  <w:tcBorders>
                    <w:top w:color="000000" w:space="0" w:sz="0" w:val="nil"/>
                    <w:left w:color="000000" w:space="0" w:sz="0" w:val="nil"/>
                    <w:bottom w:color="000000" w:space="0" w:sz="0" w:val="nil"/>
                    <w:right w:color="cccccc" w:space="0" w:sz="8" w:val="single"/>
                  </w:tcBorders>
                  <w:shd w:fill="e7e9eb" w:val="clear"/>
                  <w:tcMar>
                    <w:top w:w="120.0" w:type="dxa"/>
                    <w:left w:w="120.0" w:type="dxa"/>
                    <w:bottom w:w="120.0" w:type="dxa"/>
                    <w:right w:w="120.0" w:type="dxa"/>
                  </w:tcMar>
                  <w:vAlign w:val="top"/>
                </w:tcPr>
                <w:p w:rsidR="00000000" w:rsidDel="00000000" w:rsidP="00000000" w:rsidRDefault="00000000" w:rsidRPr="00000000" w14:paraId="000001F1">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Specifies if and how the author thinks the video should be loaded when the page loads</w:t>
                  </w:r>
                </w:p>
              </w:tc>
            </w:tr>
            <w:tr>
              <w:trPr>
                <w:cantSplit w:val="0"/>
                <w:trHeight w:val="1215" w:hRule="atLeast"/>
                <w:tblHeader w:val="0"/>
              </w:trPr>
              <w:tc>
                <w:tcPr>
                  <w:tcBorders>
                    <w:top w:color="000000" w:space="0" w:sz="0" w:val="nil"/>
                    <w:left w:color="cccccc" w:space="0" w:sz="8" w:val="single"/>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1F2">
                  <w:pPr>
                    <w:spacing w:after="300" w:before="300" w:lineRule="auto"/>
                    <w:rPr>
                      <w:b w:val="1"/>
                      <w:color w:val="1155cc"/>
                      <w:sz w:val="26"/>
                      <w:szCs w:val="26"/>
                      <w:highlight w:val="white"/>
                      <w:u w:val="single"/>
                    </w:rPr>
                  </w:pPr>
                  <w:hyperlink r:id="rId17">
                    <w:r w:rsidDel="00000000" w:rsidR="00000000" w:rsidRPr="00000000">
                      <w:rPr>
                        <w:b w:val="1"/>
                        <w:color w:val="1155cc"/>
                        <w:sz w:val="26"/>
                        <w:szCs w:val="26"/>
                        <w:highlight w:val="white"/>
                        <w:u w:val="single"/>
                        <w:rtl w:val="0"/>
                      </w:rPr>
                      <w:t xml:space="preserve">src</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1F3">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URL</w:t>
                  </w:r>
                </w:p>
              </w:tc>
              <w:tc>
                <w:tcPr>
                  <w:tcBorders>
                    <w:top w:color="000000" w:space="0" w:sz="0" w:val="nil"/>
                    <w:left w:color="000000" w:space="0" w:sz="0" w:val="nil"/>
                    <w:bottom w:color="000000" w:space="0" w:sz="0" w:val="nil"/>
                    <w:right w:color="cccccc" w:space="0" w:sz="8" w:val="single"/>
                  </w:tcBorders>
                  <w:tcMar>
                    <w:top w:w="120.0" w:type="dxa"/>
                    <w:left w:w="120.0" w:type="dxa"/>
                    <w:bottom w:w="120.0" w:type="dxa"/>
                    <w:right w:w="120.0" w:type="dxa"/>
                  </w:tcMar>
                  <w:vAlign w:val="top"/>
                </w:tcPr>
                <w:p w:rsidR="00000000" w:rsidDel="00000000" w:rsidP="00000000" w:rsidRDefault="00000000" w:rsidRPr="00000000" w14:paraId="000001F4">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Specifies the URL of the video file</w:t>
                  </w:r>
                </w:p>
              </w:tc>
            </w:tr>
            <w:tr>
              <w:trPr>
                <w:cantSplit w:val="0"/>
                <w:trHeight w:val="1230" w:hRule="atLeast"/>
                <w:tblHeader w:val="0"/>
              </w:trPr>
              <w:tc>
                <w:tcPr>
                  <w:tcBorders>
                    <w:top w:color="000000" w:space="0" w:sz="0" w:val="nil"/>
                    <w:left w:color="cccccc" w:space="0" w:sz="8" w:val="single"/>
                    <w:bottom w:color="cccccc" w:space="0" w:sz="8" w:val="single"/>
                    <w:right w:color="000000" w:space="0" w:sz="0" w:val="nil"/>
                  </w:tcBorders>
                  <w:shd w:fill="e7e9eb" w:val="clear"/>
                  <w:tcMar>
                    <w:top w:w="120.0" w:type="dxa"/>
                    <w:left w:w="240.0" w:type="dxa"/>
                    <w:bottom w:w="120.0" w:type="dxa"/>
                    <w:right w:w="120.0" w:type="dxa"/>
                  </w:tcMar>
                  <w:vAlign w:val="top"/>
                </w:tcPr>
                <w:p w:rsidR="00000000" w:rsidDel="00000000" w:rsidP="00000000" w:rsidRDefault="00000000" w:rsidRPr="00000000" w14:paraId="000001F5">
                  <w:pPr>
                    <w:spacing w:after="300" w:before="300" w:lineRule="auto"/>
                    <w:rPr>
                      <w:b w:val="1"/>
                      <w:color w:val="1155cc"/>
                      <w:sz w:val="26"/>
                      <w:szCs w:val="26"/>
                      <w:highlight w:val="white"/>
                      <w:u w:val="single"/>
                    </w:rPr>
                  </w:pPr>
                  <w:hyperlink r:id="rId18">
                    <w:r w:rsidDel="00000000" w:rsidR="00000000" w:rsidRPr="00000000">
                      <w:rPr>
                        <w:b w:val="1"/>
                        <w:color w:val="1155cc"/>
                        <w:sz w:val="26"/>
                        <w:szCs w:val="26"/>
                        <w:highlight w:val="white"/>
                        <w:u w:val="single"/>
                        <w:rtl w:val="0"/>
                      </w:rPr>
                      <w:t xml:space="preserve">width</w:t>
                    </w:r>
                  </w:hyperlink>
                  <w:r w:rsidDel="00000000" w:rsidR="00000000" w:rsidRPr="00000000">
                    <w:rPr>
                      <w:rtl w:val="0"/>
                    </w:rPr>
                  </w:r>
                </w:p>
              </w:tc>
              <w:tc>
                <w:tcPr>
                  <w:tcBorders>
                    <w:top w:color="000000" w:space="0" w:sz="0" w:val="nil"/>
                    <w:left w:color="000000" w:space="0" w:sz="0" w:val="nil"/>
                    <w:bottom w:color="cccccc" w:space="0" w:sz="8" w:val="single"/>
                    <w:right w:color="000000" w:space="0" w:sz="0" w:val="nil"/>
                  </w:tcBorders>
                  <w:shd w:fill="e7e9eb" w:val="clear"/>
                  <w:tcMar>
                    <w:top w:w="120.0" w:type="dxa"/>
                    <w:left w:w="120.0" w:type="dxa"/>
                    <w:bottom w:w="120.0" w:type="dxa"/>
                    <w:right w:w="120.0" w:type="dxa"/>
                  </w:tcMar>
                  <w:vAlign w:val="top"/>
                </w:tcPr>
                <w:p w:rsidR="00000000" w:rsidDel="00000000" w:rsidP="00000000" w:rsidRDefault="00000000" w:rsidRPr="00000000" w14:paraId="000001F6">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pixels</w:t>
                  </w:r>
                </w:p>
              </w:tc>
              <w:tc>
                <w:tcPr>
                  <w:tcBorders>
                    <w:top w:color="000000" w:space="0" w:sz="0" w:val="nil"/>
                    <w:left w:color="000000" w:space="0" w:sz="0" w:val="nil"/>
                    <w:bottom w:color="cccccc" w:space="0" w:sz="8" w:val="single"/>
                    <w:right w:color="cccccc" w:space="0" w:sz="8" w:val="single"/>
                  </w:tcBorders>
                  <w:shd w:fill="e7e9eb" w:val="clear"/>
                  <w:tcMar>
                    <w:top w:w="120.0" w:type="dxa"/>
                    <w:left w:w="120.0" w:type="dxa"/>
                    <w:bottom w:w="120.0" w:type="dxa"/>
                    <w:right w:w="120.0" w:type="dxa"/>
                  </w:tcMar>
                  <w:vAlign w:val="top"/>
                </w:tcPr>
                <w:p w:rsidR="00000000" w:rsidDel="00000000" w:rsidP="00000000" w:rsidRDefault="00000000" w:rsidRPr="00000000" w14:paraId="000001F7">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Sets the width of the video player</w:t>
                  </w:r>
                </w:p>
              </w:tc>
            </w:tr>
          </w:tbl>
          <w:p w:rsidR="00000000" w:rsidDel="00000000" w:rsidP="00000000" w:rsidRDefault="00000000" w:rsidRPr="00000000" w14:paraId="000001F8">
            <w:pPr>
              <w:shd w:fill="ffffff" w:val="clear"/>
              <w:spacing w:after="280" w:before="280" w:line="342.85714285714283" w:lineRule="auto"/>
              <w:rPr>
                <w:b w:val="1"/>
                <w:color w:val="24292f"/>
                <w:sz w:val="26"/>
                <w:szCs w:val="26"/>
                <w:highlight w:val="white"/>
              </w:rPr>
            </w:pPr>
            <w:r w:rsidDel="00000000" w:rsidR="00000000" w:rsidRPr="00000000">
              <w:rPr>
                <w:b w:val="1"/>
                <w:color w:val="24292f"/>
                <w:sz w:val="26"/>
                <w:szCs w:val="26"/>
                <w:highlight w:val="white"/>
                <w:rtl w:val="0"/>
              </w:rPr>
              <w:t xml:space="preserve"> </w:t>
            </w:r>
          </w:p>
          <w:p w:rsidR="00000000" w:rsidDel="00000000" w:rsidP="00000000" w:rsidRDefault="00000000" w:rsidRPr="00000000" w14:paraId="000001F9">
            <w:pPr>
              <w:shd w:fill="ffffff" w:val="clear"/>
              <w:spacing w:after="280" w:before="280" w:line="342.85714285714283" w:lineRule="auto"/>
              <w:rPr>
                <w:b w:val="1"/>
                <w:color w:val="24292f"/>
                <w:sz w:val="26"/>
                <w:szCs w:val="26"/>
                <w:highlight w:val="white"/>
              </w:rPr>
            </w:pPr>
            <w:r w:rsidDel="00000000" w:rsidR="00000000" w:rsidRPr="00000000">
              <w:rPr>
                <w:b w:val="1"/>
                <w:color w:val="24292f"/>
                <w:sz w:val="26"/>
                <w:szCs w:val="26"/>
                <w:highlight w:val="white"/>
                <w:rtl w:val="0"/>
              </w:rPr>
              <w:t xml:space="preserve">Syntax for Video tag:</w:t>
            </w:r>
          </w:p>
          <w:p w:rsidR="00000000" w:rsidDel="00000000" w:rsidP="00000000" w:rsidRDefault="00000000" w:rsidRPr="00000000" w14:paraId="000001FA">
            <w:pPr>
              <w:shd w:fill="ffffff" w:val="clear"/>
              <w:spacing w:after="280" w:before="280" w:line="342.85714285714283" w:lineRule="auto"/>
              <w:rPr>
                <w:b w:val="1"/>
                <w:color w:val="24292f"/>
                <w:sz w:val="26"/>
                <w:szCs w:val="26"/>
                <w:highlight w:val="white"/>
              </w:rPr>
            </w:pPr>
            <w:r w:rsidDel="00000000" w:rsidR="00000000" w:rsidRPr="00000000">
              <w:rPr>
                <w:b w:val="1"/>
                <w:color w:val="24292f"/>
                <w:sz w:val="26"/>
                <w:szCs w:val="26"/>
                <w:highlight w:val="white"/>
                <w:rtl w:val="0"/>
              </w:rPr>
              <w:t xml:space="preserve">&lt;video width = “ “ height = “ ” poster = “.png/.jpeg/url“ controls&gt;</w:t>
            </w:r>
          </w:p>
          <w:p w:rsidR="00000000" w:rsidDel="00000000" w:rsidP="00000000" w:rsidRDefault="00000000" w:rsidRPr="00000000" w14:paraId="000001FB">
            <w:pPr>
              <w:shd w:fill="ffffff" w:val="clear"/>
              <w:spacing w:after="280" w:before="280" w:line="342.85714285714283" w:lineRule="auto"/>
              <w:rPr>
                <w:b w:val="1"/>
                <w:color w:val="24292f"/>
                <w:sz w:val="26"/>
                <w:szCs w:val="26"/>
                <w:highlight w:val="white"/>
              </w:rPr>
            </w:pPr>
            <w:r w:rsidDel="00000000" w:rsidR="00000000" w:rsidRPr="00000000">
              <w:rPr>
                <w:b w:val="1"/>
                <w:color w:val="24292f"/>
                <w:sz w:val="26"/>
                <w:szCs w:val="26"/>
                <w:highlight w:val="white"/>
                <w:rtl w:val="0"/>
              </w:rPr>
              <w:t xml:space="preserve">      </w:t>
              <w:tab/>
              <w:t xml:space="preserve">&lt;source src = “url or path of file.mp4” type = “video/mp4”&gt;</w:t>
            </w:r>
          </w:p>
          <w:p w:rsidR="00000000" w:rsidDel="00000000" w:rsidP="00000000" w:rsidRDefault="00000000" w:rsidRPr="00000000" w14:paraId="000001FC">
            <w:pPr>
              <w:shd w:fill="ffffff" w:val="clear"/>
              <w:spacing w:after="280" w:before="280" w:line="342.85714285714283" w:lineRule="auto"/>
              <w:rPr>
                <w:b w:val="1"/>
                <w:color w:val="24292f"/>
                <w:sz w:val="26"/>
                <w:szCs w:val="26"/>
                <w:highlight w:val="white"/>
              </w:rPr>
            </w:pPr>
            <w:r w:rsidDel="00000000" w:rsidR="00000000" w:rsidRPr="00000000">
              <w:rPr>
                <w:b w:val="1"/>
                <w:color w:val="24292f"/>
                <w:sz w:val="26"/>
                <w:szCs w:val="26"/>
                <w:highlight w:val="white"/>
                <w:rtl w:val="0"/>
              </w:rPr>
              <w:t xml:space="preserve">                              </w:t>
            </w:r>
          </w:p>
          <w:p w:rsidR="00000000" w:rsidDel="00000000" w:rsidP="00000000" w:rsidRDefault="00000000" w:rsidRPr="00000000" w14:paraId="000001FD">
            <w:pPr>
              <w:shd w:fill="ffffff" w:val="clear"/>
              <w:spacing w:after="280" w:before="280" w:line="342.85714285714283" w:lineRule="auto"/>
              <w:rPr>
                <w:b w:val="1"/>
                <w:color w:val="24292f"/>
                <w:sz w:val="26"/>
                <w:szCs w:val="26"/>
                <w:highlight w:val="white"/>
              </w:rPr>
            </w:pPr>
            <w:r w:rsidDel="00000000" w:rsidR="00000000" w:rsidRPr="00000000">
              <w:rPr>
                <w:b w:val="1"/>
                <w:color w:val="24292f"/>
                <w:sz w:val="26"/>
                <w:szCs w:val="26"/>
                <w:highlight w:val="white"/>
                <w:rtl w:val="0"/>
              </w:rPr>
              <w:t xml:space="preserve">Audio Tag:</w:t>
            </w:r>
          </w:p>
          <w:p w:rsidR="00000000" w:rsidDel="00000000" w:rsidP="00000000" w:rsidRDefault="00000000" w:rsidRPr="00000000" w14:paraId="000001FE">
            <w:pPr>
              <w:shd w:fill="ffffff" w:val="clear"/>
              <w:spacing w:after="280" w:before="280" w:line="342.85714285714283" w:lineRule="auto"/>
              <w:rPr>
                <w:b w:val="1"/>
                <w:color w:val="24292f"/>
                <w:sz w:val="26"/>
                <w:szCs w:val="26"/>
                <w:highlight w:val="white"/>
              </w:rPr>
            </w:pPr>
            <w:r w:rsidDel="00000000" w:rsidR="00000000" w:rsidRPr="00000000">
              <w:rPr>
                <w:b w:val="1"/>
                <w:color w:val="24292f"/>
                <w:sz w:val="26"/>
                <w:szCs w:val="26"/>
                <w:highlight w:val="white"/>
                <w:rtl w:val="0"/>
              </w:rPr>
              <w:t xml:space="preserve">      </w:t>
              <w:tab/>
              <w:t xml:space="preserve">The </w:t>
            </w:r>
            <w:r w:rsidDel="00000000" w:rsidR="00000000" w:rsidRPr="00000000">
              <w:rPr>
                <w:b w:val="1"/>
                <w:color w:val="dc143c"/>
                <w:sz w:val="26"/>
                <w:szCs w:val="26"/>
                <w:highlight w:val="white"/>
                <w:rtl w:val="0"/>
              </w:rPr>
              <w:t xml:space="preserve">&lt;audio&gt;</w:t>
            </w:r>
            <w:r w:rsidDel="00000000" w:rsidR="00000000" w:rsidRPr="00000000">
              <w:rPr>
                <w:b w:val="1"/>
                <w:color w:val="24292f"/>
                <w:sz w:val="26"/>
                <w:szCs w:val="26"/>
                <w:highlight w:val="white"/>
                <w:rtl w:val="0"/>
              </w:rPr>
              <w:t xml:space="preserve"> tag is used to embed sound content in a document, such as music or other audio streams.</w:t>
            </w:r>
          </w:p>
          <w:p w:rsidR="00000000" w:rsidDel="00000000" w:rsidP="00000000" w:rsidRDefault="00000000" w:rsidRPr="00000000" w14:paraId="000001FF">
            <w:pPr>
              <w:shd w:fill="ffffff" w:val="clear"/>
              <w:spacing w:after="280" w:before="280" w:line="342.85714285714283" w:lineRule="auto"/>
              <w:rPr>
                <w:b w:val="1"/>
                <w:color w:val="24292f"/>
                <w:sz w:val="26"/>
                <w:szCs w:val="26"/>
                <w:highlight w:val="white"/>
              </w:rPr>
            </w:pPr>
            <w:r w:rsidDel="00000000" w:rsidR="00000000" w:rsidRPr="00000000">
              <w:rPr>
                <w:b w:val="1"/>
                <w:color w:val="24292f"/>
                <w:sz w:val="26"/>
                <w:szCs w:val="26"/>
                <w:highlight w:val="white"/>
                <w:rtl w:val="0"/>
              </w:rPr>
              <w:t xml:space="preserve">The </w:t>
            </w:r>
            <w:r w:rsidDel="00000000" w:rsidR="00000000" w:rsidRPr="00000000">
              <w:rPr>
                <w:b w:val="1"/>
                <w:color w:val="dc143c"/>
                <w:sz w:val="26"/>
                <w:szCs w:val="26"/>
                <w:highlight w:val="white"/>
                <w:rtl w:val="0"/>
              </w:rPr>
              <w:t xml:space="preserve">&lt;audio&gt;</w:t>
            </w:r>
            <w:r w:rsidDel="00000000" w:rsidR="00000000" w:rsidRPr="00000000">
              <w:rPr>
                <w:b w:val="1"/>
                <w:color w:val="24292f"/>
                <w:sz w:val="26"/>
                <w:szCs w:val="26"/>
                <w:highlight w:val="white"/>
                <w:rtl w:val="0"/>
              </w:rPr>
              <w:t xml:space="preserve"> tag contains one or more </w:t>
            </w:r>
            <w:hyperlink r:id="rId19">
              <w:r w:rsidDel="00000000" w:rsidR="00000000" w:rsidRPr="00000000">
                <w:rPr>
                  <w:b w:val="1"/>
                  <w:color w:val="1155cc"/>
                  <w:sz w:val="26"/>
                  <w:szCs w:val="26"/>
                  <w:highlight w:val="white"/>
                  <w:u w:val="single"/>
                  <w:rtl w:val="0"/>
                </w:rPr>
                <w:t xml:space="preserve">&lt;source&gt;</w:t>
              </w:r>
            </w:hyperlink>
            <w:r w:rsidDel="00000000" w:rsidR="00000000" w:rsidRPr="00000000">
              <w:rPr>
                <w:b w:val="1"/>
                <w:color w:val="24292f"/>
                <w:sz w:val="26"/>
                <w:szCs w:val="26"/>
                <w:highlight w:val="white"/>
                <w:rtl w:val="0"/>
              </w:rPr>
              <w:t xml:space="preserve"> tags with different audio sources. The browser will choose the first source it supports.</w:t>
            </w:r>
          </w:p>
          <w:p w:rsidR="00000000" w:rsidDel="00000000" w:rsidP="00000000" w:rsidRDefault="00000000" w:rsidRPr="00000000" w14:paraId="00000200">
            <w:pPr>
              <w:shd w:fill="ffffff" w:val="clear"/>
              <w:spacing w:after="280" w:before="280" w:line="342.85714285714283" w:lineRule="auto"/>
              <w:rPr>
                <w:b w:val="1"/>
                <w:color w:val="24292f"/>
                <w:sz w:val="26"/>
                <w:szCs w:val="26"/>
                <w:highlight w:val="white"/>
              </w:rPr>
            </w:pPr>
            <w:r w:rsidDel="00000000" w:rsidR="00000000" w:rsidRPr="00000000">
              <w:rPr>
                <w:b w:val="1"/>
                <w:color w:val="24292f"/>
                <w:sz w:val="26"/>
                <w:szCs w:val="26"/>
                <w:highlight w:val="white"/>
                <w:rtl w:val="0"/>
              </w:rPr>
              <w:t xml:space="preserve">The text between the </w:t>
            </w:r>
            <w:r w:rsidDel="00000000" w:rsidR="00000000" w:rsidRPr="00000000">
              <w:rPr>
                <w:b w:val="1"/>
                <w:color w:val="dc143c"/>
                <w:sz w:val="26"/>
                <w:szCs w:val="26"/>
                <w:highlight w:val="white"/>
                <w:rtl w:val="0"/>
              </w:rPr>
              <w:t xml:space="preserve">&lt;audio&gt;</w:t>
            </w:r>
            <w:r w:rsidDel="00000000" w:rsidR="00000000" w:rsidRPr="00000000">
              <w:rPr>
                <w:b w:val="1"/>
                <w:color w:val="24292f"/>
                <w:sz w:val="26"/>
                <w:szCs w:val="26"/>
                <w:highlight w:val="white"/>
                <w:rtl w:val="0"/>
              </w:rPr>
              <w:t xml:space="preserve"> and </w:t>
            </w:r>
            <w:r w:rsidDel="00000000" w:rsidR="00000000" w:rsidRPr="00000000">
              <w:rPr>
                <w:b w:val="1"/>
                <w:color w:val="dc143c"/>
                <w:sz w:val="26"/>
                <w:szCs w:val="26"/>
                <w:highlight w:val="white"/>
                <w:rtl w:val="0"/>
              </w:rPr>
              <w:t xml:space="preserve">&lt;/audio&gt;</w:t>
            </w:r>
            <w:r w:rsidDel="00000000" w:rsidR="00000000" w:rsidRPr="00000000">
              <w:rPr>
                <w:b w:val="1"/>
                <w:color w:val="24292f"/>
                <w:sz w:val="26"/>
                <w:szCs w:val="26"/>
                <w:highlight w:val="white"/>
                <w:rtl w:val="0"/>
              </w:rPr>
              <w:t xml:space="preserve"> tags will only be displayed in browsers that do not support the </w:t>
            </w:r>
            <w:r w:rsidDel="00000000" w:rsidR="00000000" w:rsidRPr="00000000">
              <w:rPr>
                <w:b w:val="1"/>
                <w:color w:val="dc143c"/>
                <w:sz w:val="26"/>
                <w:szCs w:val="26"/>
                <w:highlight w:val="white"/>
                <w:rtl w:val="0"/>
              </w:rPr>
              <w:t xml:space="preserve">&lt;audio&gt;</w:t>
            </w:r>
            <w:r w:rsidDel="00000000" w:rsidR="00000000" w:rsidRPr="00000000">
              <w:rPr>
                <w:b w:val="1"/>
                <w:color w:val="24292f"/>
                <w:sz w:val="26"/>
                <w:szCs w:val="26"/>
                <w:highlight w:val="white"/>
                <w:rtl w:val="0"/>
              </w:rPr>
              <w:t xml:space="preserve"> element.</w:t>
            </w:r>
          </w:p>
          <w:p w:rsidR="00000000" w:rsidDel="00000000" w:rsidP="00000000" w:rsidRDefault="00000000" w:rsidRPr="00000000" w14:paraId="00000201">
            <w:pPr>
              <w:shd w:fill="ffffff" w:val="clear"/>
              <w:spacing w:after="280" w:before="280" w:line="342.85714285714283" w:lineRule="auto"/>
              <w:rPr>
                <w:b w:val="1"/>
                <w:color w:val="24292f"/>
                <w:sz w:val="26"/>
                <w:szCs w:val="26"/>
                <w:highlight w:val="white"/>
              </w:rPr>
            </w:pPr>
            <w:r w:rsidDel="00000000" w:rsidR="00000000" w:rsidRPr="00000000">
              <w:rPr>
                <w:b w:val="1"/>
                <w:color w:val="24292f"/>
                <w:sz w:val="26"/>
                <w:szCs w:val="26"/>
                <w:highlight w:val="white"/>
                <w:rtl w:val="0"/>
              </w:rPr>
              <w:t xml:space="preserve">There are three supported audio formats in HTML: MP3, WAV, and OGG.</w:t>
            </w:r>
          </w:p>
          <w:p w:rsidR="00000000" w:rsidDel="00000000" w:rsidP="00000000" w:rsidRDefault="00000000" w:rsidRPr="00000000" w14:paraId="00000202">
            <w:pPr>
              <w:shd w:fill="ffffff" w:val="clear"/>
              <w:spacing w:after="280" w:before="280" w:line="342.85714285714283" w:lineRule="auto"/>
              <w:rPr>
                <w:b w:val="1"/>
                <w:color w:val="24292f"/>
                <w:sz w:val="26"/>
                <w:szCs w:val="26"/>
                <w:highlight w:val="white"/>
              </w:rPr>
            </w:pPr>
            <w:r w:rsidDel="00000000" w:rsidR="00000000" w:rsidRPr="00000000">
              <w:rPr>
                <w:b w:val="1"/>
                <w:color w:val="24292f"/>
                <w:sz w:val="26"/>
                <w:szCs w:val="26"/>
                <w:highlight w:val="white"/>
                <w:rtl w:val="0"/>
              </w:rPr>
              <w:t xml:space="preserve">Attributes in Audio tag:</w:t>
            </w:r>
          </w:p>
          <w:tbl>
            <w:tblPr>
              <w:tblStyle w:val="Table6"/>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3.5526315789475"/>
              <w:gridCol w:w="1529.6052631578948"/>
              <w:gridCol w:w="4796.8421052631575"/>
              <w:tblGridChange w:id="0">
                <w:tblGrid>
                  <w:gridCol w:w="2043.5526315789475"/>
                  <w:gridCol w:w="1529.6052631578948"/>
                  <w:gridCol w:w="4796.8421052631575"/>
                </w:tblGrid>
              </w:tblGridChange>
            </w:tblGrid>
            <w:tr>
              <w:trPr>
                <w:cantSplit w:val="0"/>
                <w:trHeight w:val="1215" w:hRule="atLeast"/>
                <w:tblHeader w:val="0"/>
              </w:trPr>
              <w:tc>
                <w:tcPr>
                  <w:tcBorders>
                    <w:top w:color="cccccc" w:space="0" w:sz="8" w:val="single"/>
                    <w:left w:color="cccccc" w:space="0" w:sz="8" w:val="single"/>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03">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Attribute</w:t>
                  </w:r>
                </w:p>
              </w:tc>
              <w:tc>
                <w:tcPr>
                  <w:tcBorders>
                    <w:top w:color="cccccc" w:space="0" w:sz="8"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04">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Value</w:t>
                  </w:r>
                </w:p>
              </w:tc>
              <w:tc>
                <w:tcPr>
                  <w:tcBorders>
                    <w:top w:color="cccccc" w:space="0" w:sz="8" w:val="single"/>
                    <w:left w:color="000000" w:space="0" w:sz="0" w:val="nil"/>
                    <w:bottom w:color="000000" w:space="0" w:sz="0" w:val="nil"/>
                    <w:right w:color="cccccc" w:space="0" w:sz="8" w:val="single"/>
                  </w:tcBorders>
                  <w:tcMar>
                    <w:top w:w="120.0" w:type="dxa"/>
                    <w:left w:w="120.0" w:type="dxa"/>
                    <w:bottom w:w="120.0" w:type="dxa"/>
                    <w:right w:w="120.0" w:type="dxa"/>
                  </w:tcMar>
                  <w:vAlign w:val="top"/>
                </w:tcPr>
                <w:p w:rsidR="00000000" w:rsidDel="00000000" w:rsidP="00000000" w:rsidRDefault="00000000" w:rsidRPr="00000000" w14:paraId="00000205">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Description</w:t>
                  </w:r>
                </w:p>
              </w:tc>
            </w:tr>
            <w:tr>
              <w:trPr>
                <w:cantSplit w:val="0"/>
                <w:trHeight w:val="1590" w:hRule="atLeast"/>
                <w:tblHeader w:val="0"/>
              </w:trPr>
              <w:tc>
                <w:tcPr>
                  <w:tcBorders>
                    <w:top w:color="000000" w:space="0" w:sz="0" w:val="nil"/>
                    <w:left w:color="cccccc" w:space="0" w:sz="8" w:val="single"/>
                    <w:bottom w:color="000000" w:space="0" w:sz="0" w:val="nil"/>
                    <w:right w:color="000000" w:space="0" w:sz="0" w:val="nil"/>
                  </w:tcBorders>
                  <w:shd w:fill="e7e9eb" w:val="clear"/>
                  <w:tcMar>
                    <w:top w:w="120.0" w:type="dxa"/>
                    <w:left w:w="240.0" w:type="dxa"/>
                    <w:bottom w:w="120.0" w:type="dxa"/>
                    <w:right w:w="120.0" w:type="dxa"/>
                  </w:tcMar>
                  <w:vAlign w:val="top"/>
                </w:tcPr>
                <w:p w:rsidR="00000000" w:rsidDel="00000000" w:rsidP="00000000" w:rsidRDefault="00000000" w:rsidRPr="00000000" w14:paraId="00000206">
                  <w:pPr>
                    <w:spacing w:after="300" w:before="300" w:lineRule="auto"/>
                    <w:rPr>
                      <w:b w:val="1"/>
                      <w:color w:val="1155cc"/>
                      <w:sz w:val="26"/>
                      <w:szCs w:val="26"/>
                      <w:highlight w:val="white"/>
                      <w:u w:val="single"/>
                    </w:rPr>
                  </w:pPr>
                  <w:hyperlink r:id="rId20">
                    <w:r w:rsidDel="00000000" w:rsidR="00000000" w:rsidRPr="00000000">
                      <w:rPr>
                        <w:b w:val="1"/>
                        <w:color w:val="1155cc"/>
                        <w:sz w:val="26"/>
                        <w:szCs w:val="26"/>
                        <w:highlight w:val="white"/>
                        <w:u w:val="single"/>
                        <w:rtl w:val="0"/>
                      </w:rPr>
                      <w:t xml:space="preserve">autoplay</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7e9eb" w:val="clear"/>
                  <w:tcMar>
                    <w:top w:w="120.0" w:type="dxa"/>
                    <w:left w:w="120.0" w:type="dxa"/>
                    <w:bottom w:w="120.0" w:type="dxa"/>
                    <w:right w:w="120.0" w:type="dxa"/>
                  </w:tcMar>
                  <w:vAlign w:val="top"/>
                </w:tcPr>
                <w:p w:rsidR="00000000" w:rsidDel="00000000" w:rsidP="00000000" w:rsidRDefault="00000000" w:rsidRPr="00000000" w14:paraId="00000207">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autoplay</w:t>
                  </w:r>
                </w:p>
              </w:tc>
              <w:tc>
                <w:tcPr>
                  <w:tcBorders>
                    <w:top w:color="000000" w:space="0" w:sz="0" w:val="nil"/>
                    <w:left w:color="000000" w:space="0" w:sz="0" w:val="nil"/>
                    <w:bottom w:color="000000" w:space="0" w:sz="0" w:val="nil"/>
                    <w:right w:color="cccccc" w:space="0" w:sz="8" w:val="single"/>
                  </w:tcBorders>
                  <w:shd w:fill="e7e9eb" w:val="clear"/>
                  <w:tcMar>
                    <w:top w:w="120.0" w:type="dxa"/>
                    <w:left w:w="120.0" w:type="dxa"/>
                    <w:bottom w:w="120.0" w:type="dxa"/>
                    <w:right w:w="120.0" w:type="dxa"/>
                  </w:tcMar>
                  <w:vAlign w:val="top"/>
                </w:tcPr>
                <w:p w:rsidR="00000000" w:rsidDel="00000000" w:rsidP="00000000" w:rsidRDefault="00000000" w:rsidRPr="00000000" w14:paraId="00000208">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Specifies that the audio will start playing as soon as it is ready</w:t>
                  </w:r>
                </w:p>
              </w:tc>
            </w:tr>
            <w:tr>
              <w:trPr>
                <w:cantSplit w:val="0"/>
                <w:trHeight w:val="1590" w:hRule="atLeast"/>
                <w:tblHeader w:val="0"/>
              </w:trPr>
              <w:tc>
                <w:tcPr>
                  <w:tcBorders>
                    <w:top w:color="000000" w:space="0" w:sz="0" w:val="nil"/>
                    <w:left w:color="cccccc" w:space="0" w:sz="8" w:val="single"/>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09">
                  <w:pPr>
                    <w:spacing w:after="300" w:before="300" w:lineRule="auto"/>
                    <w:rPr>
                      <w:b w:val="1"/>
                      <w:color w:val="1155cc"/>
                      <w:sz w:val="26"/>
                      <w:szCs w:val="26"/>
                      <w:highlight w:val="white"/>
                      <w:u w:val="single"/>
                    </w:rPr>
                  </w:pPr>
                  <w:hyperlink r:id="rId21">
                    <w:r w:rsidDel="00000000" w:rsidR="00000000" w:rsidRPr="00000000">
                      <w:rPr>
                        <w:b w:val="1"/>
                        <w:color w:val="1155cc"/>
                        <w:sz w:val="26"/>
                        <w:szCs w:val="26"/>
                        <w:highlight w:val="white"/>
                        <w:u w:val="single"/>
                        <w:rtl w:val="0"/>
                      </w:rPr>
                      <w:t xml:space="preserve">controls</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0A">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controls</w:t>
                  </w:r>
                </w:p>
              </w:tc>
              <w:tc>
                <w:tcPr>
                  <w:tcBorders>
                    <w:top w:color="000000" w:space="0" w:sz="0" w:val="nil"/>
                    <w:left w:color="000000" w:space="0" w:sz="0" w:val="nil"/>
                    <w:bottom w:color="000000" w:space="0" w:sz="0" w:val="nil"/>
                    <w:right w:color="cccccc" w:space="0" w:sz="8" w:val="single"/>
                  </w:tcBorders>
                  <w:tcMar>
                    <w:top w:w="120.0" w:type="dxa"/>
                    <w:left w:w="120.0" w:type="dxa"/>
                    <w:bottom w:w="120.0" w:type="dxa"/>
                    <w:right w:w="120.0" w:type="dxa"/>
                  </w:tcMar>
                  <w:vAlign w:val="top"/>
                </w:tcPr>
                <w:p w:rsidR="00000000" w:rsidDel="00000000" w:rsidP="00000000" w:rsidRDefault="00000000" w:rsidRPr="00000000" w14:paraId="0000020B">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Specifies that audio controls should be displayed (such as a play/pause button etc)</w:t>
                  </w:r>
                </w:p>
              </w:tc>
            </w:tr>
            <w:tr>
              <w:trPr>
                <w:cantSplit w:val="0"/>
                <w:trHeight w:val="1590" w:hRule="atLeast"/>
                <w:tblHeader w:val="0"/>
              </w:trPr>
              <w:tc>
                <w:tcPr>
                  <w:tcBorders>
                    <w:top w:color="000000" w:space="0" w:sz="0" w:val="nil"/>
                    <w:left w:color="cccccc" w:space="0" w:sz="8" w:val="single"/>
                    <w:bottom w:color="000000" w:space="0" w:sz="0" w:val="nil"/>
                    <w:right w:color="000000" w:space="0" w:sz="0" w:val="nil"/>
                  </w:tcBorders>
                  <w:shd w:fill="e7e9eb" w:val="clear"/>
                  <w:tcMar>
                    <w:top w:w="120.0" w:type="dxa"/>
                    <w:left w:w="240.0" w:type="dxa"/>
                    <w:bottom w:w="120.0" w:type="dxa"/>
                    <w:right w:w="120.0" w:type="dxa"/>
                  </w:tcMar>
                  <w:vAlign w:val="top"/>
                </w:tcPr>
                <w:p w:rsidR="00000000" w:rsidDel="00000000" w:rsidP="00000000" w:rsidRDefault="00000000" w:rsidRPr="00000000" w14:paraId="0000020C">
                  <w:pPr>
                    <w:spacing w:after="300" w:before="300" w:lineRule="auto"/>
                    <w:rPr>
                      <w:b w:val="1"/>
                      <w:color w:val="1155cc"/>
                      <w:sz w:val="26"/>
                      <w:szCs w:val="26"/>
                      <w:highlight w:val="white"/>
                      <w:u w:val="single"/>
                    </w:rPr>
                  </w:pPr>
                  <w:hyperlink r:id="rId22">
                    <w:r w:rsidDel="00000000" w:rsidR="00000000" w:rsidRPr="00000000">
                      <w:rPr>
                        <w:b w:val="1"/>
                        <w:color w:val="1155cc"/>
                        <w:sz w:val="26"/>
                        <w:szCs w:val="26"/>
                        <w:highlight w:val="white"/>
                        <w:u w:val="single"/>
                        <w:rtl w:val="0"/>
                      </w:rPr>
                      <w:t xml:space="preserve">loop</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7e9eb" w:val="clear"/>
                  <w:tcMar>
                    <w:top w:w="120.0" w:type="dxa"/>
                    <w:left w:w="120.0" w:type="dxa"/>
                    <w:bottom w:w="120.0" w:type="dxa"/>
                    <w:right w:w="120.0" w:type="dxa"/>
                  </w:tcMar>
                  <w:vAlign w:val="top"/>
                </w:tcPr>
                <w:p w:rsidR="00000000" w:rsidDel="00000000" w:rsidP="00000000" w:rsidRDefault="00000000" w:rsidRPr="00000000" w14:paraId="0000020D">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loop</w:t>
                  </w:r>
                </w:p>
              </w:tc>
              <w:tc>
                <w:tcPr>
                  <w:tcBorders>
                    <w:top w:color="000000" w:space="0" w:sz="0" w:val="nil"/>
                    <w:left w:color="000000" w:space="0" w:sz="0" w:val="nil"/>
                    <w:bottom w:color="000000" w:space="0" w:sz="0" w:val="nil"/>
                    <w:right w:color="cccccc" w:space="0" w:sz="8" w:val="single"/>
                  </w:tcBorders>
                  <w:shd w:fill="e7e9eb" w:val="clear"/>
                  <w:tcMar>
                    <w:top w:w="120.0" w:type="dxa"/>
                    <w:left w:w="120.0" w:type="dxa"/>
                    <w:bottom w:w="120.0" w:type="dxa"/>
                    <w:right w:w="120.0" w:type="dxa"/>
                  </w:tcMar>
                  <w:vAlign w:val="top"/>
                </w:tcPr>
                <w:p w:rsidR="00000000" w:rsidDel="00000000" w:rsidP="00000000" w:rsidRDefault="00000000" w:rsidRPr="00000000" w14:paraId="0000020E">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Specifies that the audio will start over again, every time it is finished</w:t>
                  </w:r>
                </w:p>
              </w:tc>
            </w:tr>
            <w:tr>
              <w:trPr>
                <w:cantSplit w:val="0"/>
                <w:trHeight w:val="1590" w:hRule="atLeast"/>
                <w:tblHeader w:val="0"/>
              </w:trPr>
              <w:tc>
                <w:tcPr>
                  <w:tcBorders>
                    <w:top w:color="000000" w:space="0" w:sz="0" w:val="nil"/>
                    <w:left w:color="cccccc" w:space="0" w:sz="8" w:val="single"/>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0F">
                  <w:pPr>
                    <w:spacing w:after="300" w:before="300" w:lineRule="auto"/>
                    <w:rPr>
                      <w:b w:val="1"/>
                      <w:color w:val="1155cc"/>
                      <w:sz w:val="26"/>
                      <w:szCs w:val="26"/>
                      <w:highlight w:val="white"/>
                      <w:u w:val="single"/>
                    </w:rPr>
                  </w:pPr>
                  <w:hyperlink r:id="rId23">
                    <w:r w:rsidDel="00000000" w:rsidR="00000000" w:rsidRPr="00000000">
                      <w:rPr>
                        <w:b w:val="1"/>
                        <w:color w:val="1155cc"/>
                        <w:sz w:val="26"/>
                        <w:szCs w:val="26"/>
                        <w:highlight w:val="white"/>
                        <w:u w:val="single"/>
                        <w:rtl w:val="0"/>
                      </w:rPr>
                      <w:t xml:space="preserve">muted</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10">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muted</w:t>
                  </w:r>
                </w:p>
              </w:tc>
              <w:tc>
                <w:tcPr>
                  <w:tcBorders>
                    <w:top w:color="000000" w:space="0" w:sz="0" w:val="nil"/>
                    <w:left w:color="000000" w:space="0" w:sz="0" w:val="nil"/>
                    <w:bottom w:color="000000" w:space="0" w:sz="0" w:val="nil"/>
                    <w:right w:color="cccccc" w:space="0" w:sz="8" w:val="single"/>
                  </w:tcBorders>
                  <w:tcMar>
                    <w:top w:w="120.0" w:type="dxa"/>
                    <w:left w:w="120.0" w:type="dxa"/>
                    <w:bottom w:w="120.0" w:type="dxa"/>
                    <w:right w:w="120.0" w:type="dxa"/>
                  </w:tcMar>
                  <w:vAlign w:val="top"/>
                </w:tcPr>
                <w:p w:rsidR="00000000" w:rsidDel="00000000" w:rsidP="00000000" w:rsidRDefault="00000000" w:rsidRPr="00000000" w14:paraId="00000211">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Specifies that the audio output should be muted</w:t>
                  </w:r>
                </w:p>
              </w:tc>
            </w:tr>
            <w:tr>
              <w:trPr>
                <w:cantSplit w:val="0"/>
                <w:trHeight w:val="1965" w:hRule="atLeast"/>
                <w:tblHeader w:val="0"/>
              </w:trPr>
              <w:tc>
                <w:tcPr>
                  <w:tcBorders>
                    <w:top w:color="000000" w:space="0" w:sz="0" w:val="nil"/>
                    <w:left w:color="cccccc" w:space="0" w:sz="8" w:val="single"/>
                    <w:bottom w:color="000000" w:space="0" w:sz="0" w:val="nil"/>
                    <w:right w:color="000000" w:space="0" w:sz="0" w:val="nil"/>
                  </w:tcBorders>
                  <w:shd w:fill="e7e9eb" w:val="clear"/>
                  <w:tcMar>
                    <w:top w:w="120.0" w:type="dxa"/>
                    <w:left w:w="240.0" w:type="dxa"/>
                    <w:bottom w:w="120.0" w:type="dxa"/>
                    <w:right w:w="120.0" w:type="dxa"/>
                  </w:tcMar>
                  <w:vAlign w:val="top"/>
                </w:tcPr>
                <w:p w:rsidR="00000000" w:rsidDel="00000000" w:rsidP="00000000" w:rsidRDefault="00000000" w:rsidRPr="00000000" w14:paraId="00000212">
                  <w:pPr>
                    <w:spacing w:after="300" w:before="300" w:lineRule="auto"/>
                    <w:rPr>
                      <w:b w:val="1"/>
                      <w:color w:val="1155cc"/>
                      <w:sz w:val="26"/>
                      <w:szCs w:val="26"/>
                      <w:highlight w:val="white"/>
                      <w:u w:val="single"/>
                    </w:rPr>
                  </w:pPr>
                  <w:hyperlink r:id="rId24">
                    <w:r w:rsidDel="00000000" w:rsidR="00000000" w:rsidRPr="00000000">
                      <w:rPr>
                        <w:b w:val="1"/>
                        <w:color w:val="1155cc"/>
                        <w:sz w:val="26"/>
                        <w:szCs w:val="26"/>
                        <w:highlight w:val="white"/>
                        <w:u w:val="single"/>
                        <w:rtl w:val="0"/>
                      </w:rPr>
                      <w:t xml:space="preserve">preload</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7e9eb" w:val="clear"/>
                  <w:tcMar>
                    <w:top w:w="120.0" w:type="dxa"/>
                    <w:left w:w="120.0" w:type="dxa"/>
                    <w:bottom w:w="120.0" w:type="dxa"/>
                    <w:right w:w="120.0" w:type="dxa"/>
                  </w:tcMar>
                  <w:vAlign w:val="top"/>
                </w:tcPr>
                <w:p w:rsidR="00000000" w:rsidDel="00000000" w:rsidP="00000000" w:rsidRDefault="00000000" w:rsidRPr="00000000" w14:paraId="00000213">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auto</w:t>
                  </w:r>
                </w:p>
                <w:p w:rsidR="00000000" w:rsidDel="00000000" w:rsidP="00000000" w:rsidRDefault="00000000" w:rsidRPr="00000000" w14:paraId="00000214">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metadata</w:t>
                  </w:r>
                </w:p>
                <w:p w:rsidR="00000000" w:rsidDel="00000000" w:rsidP="00000000" w:rsidRDefault="00000000" w:rsidRPr="00000000" w14:paraId="00000215">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none</w:t>
                  </w:r>
                </w:p>
              </w:tc>
              <w:tc>
                <w:tcPr>
                  <w:tcBorders>
                    <w:top w:color="000000" w:space="0" w:sz="0" w:val="nil"/>
                    <w:left w:color="000000" w:space="0" w:sz="0" w:val="nil"/>
                    <w:bottom w:color="000000" w:space="0" w:sz="0" w:val="nil"/>
                    <w:right w:color="cccccc" w:space="0" w:sz="8" w:val="single"/>
                  </w:tcBorders>
                  <w:shd w:fill="e7e9eb" w:val="clear"/>
                  <w:tcMar>
                    <w:top w:w="120.0" w:type="dxa"/>
                    <w:left w:w="120.0" w:type="dxa"/>
                    <w:bottom w:w="120.0" w:type="dxa"/>
                    <w:right w:w="120.0" w:type="dxa"/>
                  </w:tcMar>
                  <w:vAlign w:val="top"/>
                </w:tcPr>
                <w:p w:rsidR="00000000" w:rsidDel="00000000" w:rsidP="00000000" w:rsidRDefault="00000000" w:rsidRPr="00000000" w14:paraId="00000216">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Specifies if and how the author thinks the audio should be loaded when the page loads</w:t>
                  </w:r>
                </w:p>
              </w:tc>
            </w:tr>
            <w:tr>
              <w:trPr>
                <w:cantSplit w:val="0"/>
                <w:trHeight w:val="1230" w:hRule="atLeast"/>
                <w:tblHeader w:val="0"/>
              </w:trPr>
              <w:tc>
                <w:tcPr>
                  <w:tcBorders>
                    <w:top w:color="000000" w:space="0" w:sz="0" w:val="nil"/>
                    <w:left w:color="cccccc" w:space="0" w:sz="8" w:val="single"/>
                    <w:bottom w:color="cccccc" w:space="0" w:sz="8" w:val="single"/>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17">
                  <w:pPr>
                    <w:spacing w:after="300" w:before="300" w:lineRule="auto"/>
                    <w:rPr>
                      <w:b w:val="1"/>
                      <w:color w:val="1155cc"/>
                      <w:sz w:val="26"/>
                      <w:szCs w:val="26"/>
                      <w:highlight w:val="white"/>
                      <w:u w:val="single"/>
                    </w:rPr>
                  </w:pPr>
                  <w:hyperlink r:id="rId25">
                    <w:r w:rsidDel="00000000" w:rsidR="00000000" w:rsidRPr="00000000">
                      <w:rPr>
                        <w:b w:val="1"/>
                        <w:color w:val="1155cc"/>
                        <w:sz w:val="26"/>
                        <w:szCs w:val="26"/>
                        <w:highlight w:val="white"/>
                        <w:u w:val="single"/>
                        <w:rtl w:val="0"/>
                      </w:rPr>
                      <w:t xml:space="preserve">src</w:t>
                    </w:r>
                  </w:hyperlink>
                  <w:r w:rsidDel="00000000" w:rsidR="00000000" w:rsidRPr="00000000">
                    <w:rPr>
                      <w:rtl w:val="0"/>
                    </w:rPr>
                  </w:r>
                </w:p>
              </w:tc>
              <w:tc>
                <w:tcPr>
                  <w:tcBorders>
                    <w:top w:color="000000" w:space="0" w:sz="0" w:val="nil"/>
                    <w:left w:color="000000" w:space="0" w:sz="0" w:val="nil"/>
                    <w:bottom w:color="cccccc" w:space="0" w:sz="8"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18">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URL</w:t>
                  </w:r>
                </w:p>
              </w:tc>
              <w:tc>
                <w:tcPr>
                  <w:tcBorders>
                    <w:top w:color="000000" w:space="0" w:sz="0" w:val="nil"/>
                    <w:left w:color="000000" w:space="0" w:sz="0" w:val="nil"/>
                    <w:bottom w:color="cccccc" w:space="0" w:sz="8" w:val="single"/>
                    <w:right w:color="cccccc" w:space="0" w:sz="8" w:val="single"/>
                  </w:tcBorders>
                  <w:tcMar>
                    <w:top w:w="120.0" w:type="dxa"/>
                    <w:left w:w="120.0" w:type="dxa"/>
                    <w:bottom w:w="120.0" w:type="dxa"/>
                    <w:right w:w="120.0" w:type="dxa"/>
                  </w:tcMar>
                  <w:vAlign w:val="top"/>
                </w:tcPr>
                <w:p w:rsidR="00000000" w:rsidDel="00000000" w:rsidP="00000000" w:rsidRDefault="00000000" w:rsidRPr="00000000" w14:paraId="00000219">
                  <w:pPr>
                    <w:spacing w:after="300" w:before="300" w:lineRule="auto"/>
                    <w:rPr>
                      <w:b w:val="1"/>
                      <w:color w:val="24292f"/>
                      <w:sz w:val="26"/>
                      <w:szCs w:val="26"/>
                      <w:highlight w:val="white"/>
                    </w:rPr>
                  </w:pPr>
                  <w:r w:rsidDel="00000000" w:rsidR="00000000" w:rsidRPr="00000000">
                    <w:rPr>
                      <w:b w:val="1"/>
                      <w:color w:val="24292f"/>
                      <w:sz w:val="26"/>
                      <w:szCs w:val="26"/>
                      <w:highlight w:val="white"/>
                      <w:rtl w:val="0"/>
                    </w:rPr>
                    <w:t xml:space="preserve">Specifies the URL of the audio file</w:t>
                  </w:r>
                </w:p>
              </w:tc>
            </w:tr>
          </w:tbl>
          <w:p w:rsidR="00000000" w:rsidDel="00000000" w:rsidP="00000000" w:rsidRDefault="00000000" w:rsidRPr="00000000" w14:paraId="0000021A">
            <w:pPr>
              <w:shd w:fill="ffffff" w:val="clear"/>
              <w:spacing w:after="280" w:before="280" w:line="342.85714285714283" w:lineRule="auto"/>
              <w:rPr>
                <w:b w:val="1"/>
                <w:color w:val="24292f"/>
                <w:sz w:val="26"/>
                <w:szCs w:val="26"/>
                <w:highlight w:val="white"/>
              </w:rPr>
            </w:pPr>
            <w:r w:rsidDel="00000000" w:rsidR="00000000" w:rsidRPr="00000000">
              <w:rPr>
                <w:rtl w:val="0"/>
              </w:rPr>
            </w:r>
          </w:p>
          <w:p w:rsidR="00000000" w:rsidDel="00000000" w:rsidP="00000000" w:rsidRDefault="00000000" w:rsidRPr="00000000" w14:paraId="0000021B">
            <w:pPr>
              <w:shd w:fill="ffffff" w:val="clear"/>
              <w:spacing w:after="280" w:before="280" w:line="342.85714285714283" w:lineRule="auto"/>
              <w:rPr>
                <w:b w:val="1"/>
                <w:color w:val="24292f"/>
                <w:sz w:val="26"/>
                <w:szCs w:val="26"/>
                <w:highlight w:val="white"/>
              </w:rPr>
            </w:pPr>
            <w:r w:rsidDel="00000000" w:rsidR="00000000" w:rsidRPr="00000000">
              <w:rPr>
                <w:b w:val="1"/>
                <w:color w:val="24292f"/>
                <w:sz w:val="26"/>
                <w:szCs w:val="26"/>
                <w:highlight w:val="white"/>
                <w:rtl w:val="0"/>
              </w:rPr>
              <w:t xml:space="preserve">                 </w:t>
            </w:r>
          </w:p>
          <w:p w:rsidR="00000000" w:rsidDel="00000000" w:rsidP="00000000" w:rsidRDefault="00000000" w:rsidRPr="00000000" w14:paraId="0000021C">
            <w:pPr>
              <w:shd w:fill="ffffff" w:val="clear"/>
              <w:spacing w:after="280" w:before="280" w:line="342.85714285714283" w:lineRule="auto"/>
              <w:rPr>
                <w:b w:val="1"/>
                <w:color w:val="24292f"/>
                <w:sz w:val="26"/>
                <w:szCs w:val="26"/>
                <w:highlight w:val="white"/>
              </w:rPr>
            </w:pPr>
            <w:r w:rsidDel="00000000" w:rsidR="00000000" w:rsidRPr="00000000">
              <w:rPr>
                <w:rtl w:val="0"/>
              </w:rPr>
            </w:r>
          </w:p>
          <w:p w:rsidR="00000000" w:rsidDel="00000000" w:rsidP="00000000" w:rsidRDefault="00000000" w:rsidRPr="00000000" w14:paraId="0000021D">
            <w:pPr>
              <w:shd w:fill="ffffff" w:val="clear"/>
              <w:spacing w:after="280" w:before="280" w:line="342.85714285714283" w:lineRule="auto"/>
              <w:rPr>
                <w:b w:val="1"/>
                <w:color w:val="24292f"/>
                <w:sz w:val="26"/>
                <w:szCs w:val="26"/>
                <w:highlight w:val="white"/>
              </w:rPr>
            </w:pPr>
            <w:r w:rsidDel="00000000" w:rsidR="00000000" w:rsidRPr="00000000">
              <w:rPr>
                <w:rtl w:val="0"/>
              </w:rPr>
            </w:r>
          </w:p>
          <w:p w:rsidR="00000000" w:rsidDel="00000000" w:rsidP="00000000" w:rsidRDefault="00000000" w:rsidRPr="00000000" w14:paraId="0000021E">
            <w:pPr>
              <w:shd w:fill="ffffff" w:val="clear"/>
              <w:spacing w:after="280" w:before="280" w:line="342.85714285714283" w:lineRule="auto"/>
              <w:rPr>
                <w:b w:val="1"/>
                <w:color w:val="24292f"/>
                <w:sz w:val="26"/>
                <w:szCs w:val="26"/>
                <w:highlight w:val="white"/>
              </w:rPr>
            </w:pPr>
            <w:r w:rsidDel="00000000" w:rsidR="00000000" w:rsidRPr="00000000">
              <w:rPr>
                <w:rtl w:val="0"/>
              </w:rPr>
            </w:r>
          </w:p>
          <w:p w:rsidR="00000000" w:rsidDel="00000000" w:rsidP="00000000" w:rsidRDefault="00000000" w:rsidRPr="00000000" w14:paraId="0000021F">
            <w:pPr>
              <w:shd w:fill="ffffff" w:val="clear"/>
              <w:spacing w:after="280" w:before="280" w:line="342.85714285714283" w:lineRule="auto"/>
              <w:rPr>
                <w:ins w:author="IT II 031 AJAY KUMAR VARMA" w:id="0" w:date="2021-12-23T10:11:09Z"/>
                <w:b w:val="1"/>
                <w:color w:val="24292f"/>
                <w:sz w:val="26"/>
                <w:szCs w:val="26"/>
                <w:highlight w:val="white"/>
              </w:rPr>
            </w:pPr>
            <w:ins w:author="IT II 031 AJAY KUMAR VARMA" w:id="0" w:date="2021-12-23T10:11:09Z">
              <w:r w:rsidDel="00000000" w:rsidR="00000000" w:rsidRPr="00000000">
                <w:rPr>
                  <w:b w:val="1"/>
                  <w:color w:val="24292f"/>
                  <w:sz w:val="26"/>
                  <w:szCs w:val="26"/>
                  <w:highlight w:val="white"/>
                </w:rPr>
                <w:drawing>
                  <wp:inline distB="114300" distT="114300" distL="114300" distR="114300">
                    <wp:extent cx="4686300" cy="3465488"/>
                    <wp:effectExtent b="0" l="0" r="0" t="0"/>
                    <wp:docPr id="7"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4686300" cy="3465488"/>
                            </a:xfrm>
                            <a:prstGeom prst="rect"/>
                            <a:ln/>
                          </pic:spPr>
                        </pic:pic>
                      </a:graphicData>
                    </a:graphic>
                  </wp:inline>
                </w:drawing>
              </w:r>
              <w:r w:rsidDel="00000000" w:rsidR="00000000" w:rsidRPr="00000000">
                <w:rPr>
                  <w:b w:val="1"/>
                  <w:color w:val="24292f"/>
                  <w:sz w:val="26"/>
                  <w:szCs w:val="26"/>
                  <w:highlight w:val="white"/>
                </w:rPr>
                <w:drawing>
                  <wp:inline distB="114300" distT="114300" distL="114300" distR="114300">
                    <wp:extent cx="4643438" cy="3581400"/>
                    <wp:effectExtent b="0" l="0" r="0" t="0"/>
                    <wp:docPr id="3"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4643438" cy="3581400"/>
                            </a:xfrm>
                            <a:prstGeom prst="rect"/>
                            <a:ln/>
                          </pic:spPr>
                        </pic:pic>
                      </a:graphicData>
                    </a:graphic>
                  </wp:inline>
                </w:drawing>
              </w:r>
              <w:r w:rsidDel="00000000" w:rsidR="00000000" w:rsidRPr="00000000">
                <w:rPr>
                  <w:rtl w:val="0"/>
                </w:rPr>
              </w:r>
            </w:ins>
          </w:p>
          <w:p w:rsidR="00000000" w:rsidDel="00000000" w:rsidP="00000000" w:rsidRDefault="00000000" w:rsidRPr="00000000" w14:paraId="00000220">
            <w:pPr>
              <w:shd w:fill="ffffff" w:val="clear"/>
              <w:spacing w:after="280" w:before="280" w:line="342.85714285714283" w:lineRule="auto"/>
              <w:rPr>
                <w:ins w:author="IT II 031 AJAY KUMAR VARMA" w:id="0" w:date="2021-12-23T10:11:09Z"/>
                <w:b w:val="1"/>
                <w:color w:val="24292f"/>
                <w:sz w:val="26"/>
                <w:szCs w:val="26"/>
                <w:highlight w:val="white"/>
              </w:rPr>
            </w:pPr>
            <w:ins w:author="IT II 031 AJAY KUMAR VARMA" w:id="0" w:date="2021-12-23T10:11:09Z">
              <w:r w:rsidDel="00000000" w:rsidR="00000000" w:rsidRPr="00000000">
                <w:rPr>
                  <w:rtl w:val="0"/>
                </w:rPr>
              </w:r>
            </w:ins>
          </w:p>
          <w:p w:rsidR="00000000" w:rsidDel="00000000" w:rsidP="00000000" w:rsidRDefault="00000000" w:rsidRPr="00000000" w14:paraId="00000221">
            <w:pPr>
              <w:shd w:fill="ffffff" w:val="clear"/>
              <w:spacing w:after="280" w:before="280" w:line="342.85714285714283" w:lineRule="auto"/>
              <w:rPr>
                <w:ins w:author="IT II 031 AJAY KUMAR VARMA" w:id="0" w:date="2021-12-23T10:11:09Z"/>
                <w:b w:val="1"/>
                <w:color w:val="24292f"/>
                <w:sz w:val="26"/>
                <w:szCs w:val="26"/>
                <w:highlight w:val="white"/>
              </w:rPr>
            </w:pPr>
            <w:ins w:author="IT II 031 AJAY KUMAR VARMA" w:id="0" w:date="2021-12-23T10:11:09Z">
              <w:r w:rsidDel="00000000" w:rsidR="00000000" w:rsidRPr="00000000">
                <w:rPr>
                  <w:rtl w:val="0"/>
                </w:rPr>
              </w:r>
            </w:ins>
          </w:p>
          <w:p w:rsidR="00000000" w:rsidDel="00000000" w:rsidP="00000000" w:rsidRDefault="00000000" w:rsidRPr="00000000" w14:paraId="00000222">
            <w:pPr>
              <w:shd w:fill="ffffff" w:val="clear"/>
              <w:spacing w:after="280" w:before="280" w:line="342.85714285714283" w:lineRule="auto"/>
              <w:rPr>
                <w:ins w:author="IT II 031 AJAY KUMAR VARMA" w:id="0" w:date="2021-12-23T10:11:09Z"/>
                <w:b w:val="1"/>
                <w:color w:val="24292f"/>
                <w:sz w:val="26"/>
                <w:szCs w:val="26"/>
                <w:highlight w:val="white"/>
              </w:rPr>
            </w:pPr>
            <w:ins w:author="IT II 031 AJAY KUMAR VARMA" w:id="0" w:date="2021-12-23T10:11:09Z">
              <w:r w:rsidDel="00000000" w:rsidR="00000000" w:rsidRPr="00000000">
                <w:rPr>
                  <w:rtl w:val="0"/>
                </w:rPr>
              </w:r>
            </w:ins>
          </w:p>
          <w:p w:rsidR="00000000" w:rsidDel="00000000" w:rsidP="00000000" w:rsidRDefault="00000000" w:rsidRPr="00000000" w14:paraId="00000223">
            <w:pPr>
              <w:shd w:fill="ffffff" w:val="clear"/>
              <w:spacing w:after="280" w:before="280" w:line="342.85714285714283" w:lineRule="auto"/>
              <w:rPr>
                <w:ins w:author="IT II 031 AJAY KUMAR VARMA" w:id="0" w:date="2021-12-23T10:11:09Z"/>
                <w:b w:val="1"/>
                <w:color w:val="24292f"/>
                <w:sz w:val="26"/>
                <w:szCs w:val="26"/>
                <w:highlight w:val="white"/>
              </w:rPr>
            </w:pPr>
            <w:ins w:author="IT II 031 AJAY KUMAR VARMA" w:id="0" w:date="2021-12-23T10:11:09Z">
              <w:r w:rsidDel="00000000" w:rsidR="00000000" w:rsidRPr="00000000">
                <w:rPr>
                  <w:rtl w:val="0"/>
                </w:rPr>
              </w:r>
            </w:ins>
          </w:p>
          <w:p w:rsidR="00000000" w:rsidDel="00000000" w:rsidP="00000000" w:rsidRDefault="00000000" w:rsidRPr="00000000" w14:paraId="00000224">
            <w:pPr>
              <w:shd w:fill="ffffff" w:val="clear"/>
              <w:spacing w:after="280" w:before="280" w:line="342.85714285714283" w:lineRule="auto"/>
              <w:rPr>
                <w:ins w:author="IT II 031 AJAY KUMAR VARMA" w:id="0" w:date="2021-12-23T10:11:09Z"/>
                <w:b w:val="1"/>
                <w:color w:val="24292f"/>
                <w:sz w:val="30"/>
                <w:szCs w:val="30"/>
                <w:highlight w:val="white"/>
              </w:rPr>
            </w:pPr>
            <w:ins w:author="IT II 031 AJAY KUMAR VARMA" w:id="0" w:date="2021-12-23T10:11:09Z">
              <w:r w:rsidDel="00000000" w:rsidR="00000000" w:rsidRPr="00000000">
                <w:rPr>
                  <w:rtl w:val="0"/>
                </w:rPr>
              </w:r>
            </w:ins>
          </w:p>
          <w:p w:rsidR="00000000" w:rsidDel="00000000" w:rsidP="00000000" w:rsidRDefault="00000000" w:rsidRPr="00000000" w14:paraId="00000225">
            <w:pPr>
              <w:shd w:fill="ffffff" w:val="clear"/>
              <w:spacing w:after="280" w:before="280" w:line="342.85714285714283" w:lineRule="auto"/>
              <w:rPr>
                <w:ins w:author="IT II 031 AJAY KUMAR VARMA" w:id="0" w:date="2021-12-23T10:11:09Z"/>
                <w:b w:val="1"/>
                <w:color w:val="24292f"/>
                <w:sz w:val="30"/>
                <w:szCs w:val="30"/>
                <w:highlight w:val="white"/>
              </w:rPr>
            </w:pPr>
            <w:ins w:author="IT II 031 AJAY KUMAR VARMA" w:id="0" w:date="2021-12-23T10:11:09Z">
              <w:r w:rsidDel="00000000" w:rsidR="00000000" w:rsidRPr="00000000">
                <w:rPr>
                  <w:rtl w:val="0"/>
                </w:rPr>
              </w:r>
            </w:ins>
          </w:p>
          <w:p w:rsidR="00000000" w:rsidDel="00000000" w:rsidP="00000000" w:rsidRDefault="00000000" w:rsidRPr="00000000" w14:paraId="00000226">
            <w:pPr>
              <w:shd w:fill="ffffff" w:val="clear"/>
              <w:spacing w:after="280" w:before="280" w:line="342.85714285714283" w:lineRule="auto"/>
              <w:rPr>
                <w:ins w:author="IT II 031 AJAY KUMAR VARMA" w:id="0" w:date="2021-12-23T10:11:09Z"/>
                <w:b w:val="1"/>
                <w:color w:val="24292f"/>
                <w:sz w:val="30"/>
                <w:szCs w:val="30"/>
                <w:highlight w:val="white"/>
              </w:rPr>
            </w:pPr>
            <w:ins w:author="IT II 031 AJAY KUMAR VARMA" w:id="0" w:date="2021-12-23T10:11:09Z">
              <w:r w:rsidDel="00000000" w:rsidR="00000000" w:rsidRPr="00000000">
                <w:rPr>
                  <w:b w:val="1"/>
                  <w:color w:val="24292f"/>
                  <w:sz w:val="30"/>
                  <w:szCs w:val="30"/>
                  <w:highlight w:val="white"/>
                  <w:rtl w:val="0"/>
                </w:rPr>
                <w:t xml:space="preserve">WEEK4</w:t>
              </w:r>
            </w:ins>
          </w:p>
          <w:p w:rsidR="00000000" w:rsidDel="00000000" w:rsidP="00000000" w:rsidRDefault="00000000" w:rsidRPr="00000000" w14:paraId="00000227">
            <w:pPr>
              <w:shd w:fill="ffffff" w:val="clear"/>
              <w:spacing w:after="280" w:before="280" w:line="342.85714285714283" w:lineRule="auto"/>
              <w:rPr>
                <w:ins w:author="IT II 031 AJAY KUMAR VARMA" w:id="0" w:date="2021-12-23T10:11:09Z"/>
                <w:b w:val="1"/>
                <w:color w:val="24292f"/>
                <w:sz w:val="30"/>
                <w:szCs w:val="30"/>
                <w:highlight w:val="white"/>
              </w:rPr>
            </w:pPr>
            <w:ins w:author="IT II 031 AJAY KUMAR VARMA" w:id="0" w:date="2021-12-23T10:11:09Z">
              <w:r w:rsidDel="00000000" w:rsidR="00000000" w:rsidRPr="00000000">
                <w:rPr>
                  <w:b w:val="1"/>
                  <w:color w:val="24292f"/>
                  <w:sz w:val="30"/>
                  <w:szCs w:val="30"/>
                  <w:highlight w:val="white"/>
                  <w:rtl w:val="0"/>
                </w:rPr>
                <w:t xml:space="preserve">Aim:-Usage of frames in html</w:t>
              </w:r>
            </w:ins>
          </w:p>
          <w:p w:rsidR="00000000" w:rsidDel="00000000" w:rsidP="00000000" w:rsidRDefault="00000000" w:rsidRPr="00000000" w14:paraId="00000228">
            <w:pPr>
              <w:shd w:fill="ffffff" w:val="clear"/>
              <w:spacing w:after="200" w:line="342.85714285714283" w:lineRule="auto"/>
              <w:ind w:left="-540" w:right="-260" w:firstLine="0"/>
              <w:rPr>
                <w:ins w:author="IT II 031 AJAY KUMAR VARMA" w:id="0" w:date="2021-12-23T10:11:09Z"/>
                <w:b w:val="1"/>
                <w:color w:val="24292f"/>
                <w:sz w:val="24"/>
                <w:szCs w:val="24"/>
                <w:highlight w:val="white"/>
              </w:rPr>
            </w:pPr>
            <w:ins w:author="IT II 031 AJAY KUMAR VARMA" w:id="0" w:date="2021-12-23T10:11:09Z">
              <w:r w:rsidDel="00000000" w:rsidR="00000000" w:rsidRPr="00000000">
                <w:rPr>
                  <w:b w:val="1"/>
                  <w:color w:val="24292f"/>
                  <w:sz w:val="30"/>
                  <w:szCs w:val="30"/>
                  <w:highlight w:val="white"/>
                  <w:rtl w:val="0"/>
                </w:rPr>
                <w:t xml:space="preserve">                      </w:t>
              </w:r>
              <w:r w:rsidDel="00000000" w:rsidR="00000000" w:rsidRPr="00000000">
                <w:rPr>
                  <w:rtl w:val="0"/>
                </w:rPr>
              </w:r>
            </w:ins>
          </w:p>
          <w:p w:rsidR="00000000" w:rsidDel="00000000" w:rsidP="00000000" w:rsidRDefault="00000000" w:rsidRPr="00000000" w14:paraId="00000229">
            <w:pPr>
              <w:shd w:fill="ffffff" w:val="clear"/>
              <w:spacing w:after="280" w:before="280" w:line="342.85714285714283" w:lineRule="auto"/>
              <w:rPr>
                <w:ins w:author="IT II 031 AJAY KUMAR VARMA" w:id="0" w:date="2021-12-23T10:11:09Z"/>
                <w:b w:val="1"/>
                <w:color w:val="24292f"/>
                <w:sz w:val="30"/>
                <w:szCs w:val="30"/>
                <w:highlight w:val="white"/>
              </w:rPr>
            </w:pPr>
            <w:ins w:author="IT II 031 AJAY KUMAR VARMA" w:id="0" w:date="2021-12-23T10:11:09Z">
              <w:r w:rsidDel="00000000" w:rsidR="00000000" w:rsidRPr="00000000">
                <w:rPr>
                  <w:b w:val="1"/>
                  <w:color w:val="24292f"/>
                  <w:sz w:val="30"/>
                  <w:szCs w:val="30"/>
                  <w:highlight w:val="white"/>
                  <w:rtl w:val="0"/>
                </w:rPr>
                <w:t xml:space="preserve">Frames:</w:t>
              </w:r>
            </w:ins>
          </w:p>
          <w:p w:rsidR="00000000" w:rsidDel="00000000" w:rsidP="00000000" w:rsidRDefault="00000000" w:rsidRPr="00000000" w14:paraId="0000022A">
            <w:pPr>
              <w:shd w:fill="ffffff" w:val="clear"/>
              <w:spacing w:after="280" w:before="280" w:line="342.85714285714283" w:lineRule="auto"/>
              <w:rPr>
                <w:ins w:author="IT II 031 AJAY KUMAR VARMA" w:id="0" w:date="2021-12-23T10:11:09Z"/>
                <w:b w:val="1"/>
                <w:color w:val="24292f"/>
                <w:sz w:val="30"/>
                <w:szCs w:val="30"/>
                <w:highlight w:val="white"/>
              </w:rPr>
            </w:pPr>
            <w:ins w:author="IT II 031 AJAY KUMAR VARMA" w:id="0" w:date="2021-12-23T10:11:09Z">
              <w:r w:rsidDel="00000000" w:rsidR="00000000" w:rsidRPr="00000000">
                <w:rPr>
                  <w:b w:val="1"/>
                  <w:color w:val="24292f"/>
                  <w:sz w:val="30"/>
                  <w:szCs w:val="30"/>
                  <w:highlight w:val="white"/>
                  <w:rtl w:val="0"/>
                </w:rPr>
                <w:t xml:space="preserve">Output:</w:t>
              </w:r>
            </w:ins>
          </w:p>
          <w:p w:rsidR="00000000" w:rsidDel="00000000" w:rsidP="00000000" w:rsidRDefault="00000000" w:rsidRPr="00000000" w14:paraId="0000022B">
            <w:pPr>
              <w:shd w:fill="ffffff" w:val="clear"/>
              <w:spacing w:after="280" w:before="280" w:line="342.85714285714283" w:lineRule="auto"/>
              <w:rPr>
                <w:ins w:author="IT II 031 AJAY KUMAR VARMA" w:id="0" w:date="2021-12-23T10:11:09Z"/>
                <w:b w:val="1"/>
                <w:color w:val="24292f"/>
                <w:sz w:val="30"/>
                <w:szCs w:val="30"/>
                <w:highlight w:val="white"/>
              </w:rPr>
            </w:pPr>
            <w:ins w:author="IT II 031 AJAY KUMAR VARMA" w:id="0" w:date="2021-12-23T10:11:09Z">
              <w:r w:rsidDel="00000000" w:rsidR="00000000" w:rsidRPr="00000000">
                <w:rPr>
                  <w:b w:val="1"/>
                  <w:color w:val="24292f"/>
                  <w:sz w:val="30"/>
                  <w:szCs w:val="30"/>
                  <w:highlight w:val="white"/>
                </w:rPr>
                <w:drawing>
                  <wp:inline distB="114300" distT="114300" distL="114300" distR="114300">
                    <wp:extent cx="5486400" cy="4224536"/>
                    <wp:effectExtent b="0" l="0" r="0" t="0"/>
                    <wp:docPr id="6"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486400" cy="4224536"/>
                            </a:xfrm>
                            <a:prstGeom prst="rect"/>
                            <a:ln/>
                          </pic:spPr>
                        </pic:pic>
                      </a:graphicData>
                    </a:graphic>
                  </wp:inline>
                </w:drawing>
              </w:r>
              <w:r w:rsidDel="00000000" w:rsidR="00000000" w:rsidRPr="00000000">
                <w:rPr>
                  <w:rtl w:val="0"/>
                </w:rPr>
              </w:r>
            </w:ins>
          </w:p>
          <w:p w:rsidR="00000000" w:rsidDel="00000000" w:rsidP="00000000" w:rsidRDefault="00000000" w:rsidRPr="00000000" w14:paraId="0000022C">
            <w:pPr>
              <w:shd w:fill="ffffff" w:val="clear"/>
              <w:spacing w:after="280" w:before="280" w:line="342.85714285714283" w:lineRule="auto"/>
              <w:rPr>
                <w:ins w:author="IT II 031 AJAY KUMAR VARMA" w:id="0" w:date="2021-12-23T10:11:09Z"/>
                <w:b w:val="1"/>
                <w:color w:val="24292f"/>
                <w:sz w:val="26"/>
                <w:szCs w:val="26"/>
                <w:highlight w:val="white"/>
              </w:rPr>
            </w:pPr>
            <w:ins w:author="IT II 031 AJAY KUMAR VARMA" w:id="0" w:date="2021-12-23T10:11:09Z">
              <w:r w:rsidDel="00000000" w:rsidR="00000000" w:rsidRPr="00000000">
                <w:rPr>
                  <w:rtl w:val="0"/>
                </w:rPr>
              </w:r>
            </w:ins>
          </w:p>
          <w:p w:rsidR="00000000" w:rsidDel="00000000" w:rsidP="00000000" w:rsidRDefault="00000000" w:rsidRPr="00000000" w14:paraId="0000022D">
            <w:pPr>
              <w:shd w:fill="ffffff" w:val="clear"/>
              <w:spacing w:after="280" w:before="280" w:line="342.85714285714283" w:lineRule="auto"/>
              <w:rPr>
                <w:ins w:author="IT II 031 AJAY KUMAR VARMA" w:id="0" w:date="2021-12-23T10:11:09Z"/>
                <w:b w:val="1"/>
                <w:color w:val="24292f"/>
                <w:sz w:val="26"/>
                <w:szCs w:val="26"/>
                <w:highlight w:val="white"/>
              </w:rPr>
            </w:pPr>
            <w:ins w:author="IT II 031 AJAY KUMAR VARMA" w:id="0" w:date="2021-12-23T10:11:09Z">
              <w:r w:rsidDel="00000000" w:rsidR="00000000" w:rsidRPr="00000000">
                <w:rPr>
                  <w:rtl w:val="0"/>
                </w:rPr>
              </w:r>
            </w:ins>
          </w:p>
          <w:p w:rsidR="00000000" w:rsidDel="00000000" w:rsidP="00000000" w:rsidRDefault="00000000" w:rsidRPr="00000000" w14:paraId="0000022E">
            <w:pPr>
              <w:shd w:fill="ffffff" w:val="clear"/>
              <w:spacing w:after="280" w:before="280" w:line="342.85714285714283" w:lineRule="auto"/>
              <w:rPr>
                <w:ins w:author="IT II 031 AJAY KUMAR VARMA" w:id="0" w:date="2021-12-23T10:11:09Z"/>
                <w:b w:val="1"/>
                <w:color w:val="24292f"/>
                <w:sz w:val="26"/>
                <w:szCs w:val="26"/>
                <w:highlight w:val="white"/>
              </w:rPr>
            </w:pPr>
            <w:ins w:author="IT II 031 AJAY KUMAR VARMA" w:id="0" w:date="2021-12-23T10:11:09Z">
              <w:r w:rsidDel="00000000" w:rsidR="00000000" w:rsidRPr="00000000">
                <w:rPr>
                  <w:rtl w:val="0"/>
                </w:rPr>
              </w:r>
            </w:ins>
          </w:p>
          <w:p w:rsidR="00000000" w:rsidDel="00000000" w:rsidP="00000000" w:rsidRDefault="00000000" w:rsidRPr="00000000" w14:paraId="0000022F">
            <w:pPr>
              <w:shd w:fill="ffffff" w:val="clear"/>
              <w:spacing w:after="280" w:before="280" w:line="342.85714285714283" w:lineRule="auto"/>
              <w:rPr>
                <w:ins w:author="IT II 031 AJAY KUMAR VARMA" w:id="0" w:date="2021-12-23T10:11:09Z"/>
                <w:b w:val="1"/>
                <w:color w:val="24292f"/>
                <w:sz w:val="26"/>
                <w:szCs w:val="26"/>
                <w:highlight w:val="white"/>
              </w:rPr>
            </w:pPr>
            <w:ins w:author="IT II 031 AJAY KUMAR VARMA" w:id="0" w:date="2021-12-23T10:11:09Z">
              <w:r w:rsidDel="00000000" w:rsidR="00000000" w:rsidRPr="00000000">
                <w:rPr>
                  <w:b w:val="1"/>
                  <w:color w:val="24292f"/>
                  <w:sz w:val="26"/>
                  <w:szCs w:val="26"/>
                  <w:highlight w:val="white"/>
                  <w:rtl w:val="0"/>
                </w:rPr>
                <w:t xml:space="preserve">General syntax:-</w:t>
              </w:r>
            </w:ins>
          </w:p>
          <w:p w:rsidR="00000000" w:rsidDel="00000000" w:rsidP="00000000" w:rsidRDefault="00000000" w:rsidRPr="00000000" w14:paraId="00000230">
            <w:pPr>
              <w:shd w:fill="ffffff" w:val="clear"/>
              <w:spacing w:after="280" w:before="280" w:line="342.85714285714283" w:lineRule="auto"/>
              <w:rPr>
                <w:ins w:author="IT II 031 AJAY KUMAR VARMA" w:id="0" w:date="2021-12-23T10:11:09Z"/>
                <w:b w:val="1"/>
                <w:color w:val="24292f"/>
                <w:sz w:val="20"/>
                <w:szCs w:val="20"/>
                <w:highlight w:val="white"/>
              </w:rPr>
            </w:pPr>
            <w:ins w:author="IT II 031 AJAY KUMAR VARMA" w:id="0" w:date="2021-12-23T10:11:09Z">
              <w:r w:rsidDel="00000000" w:rsidR="00000000" w:rsidRPr="00000000">
                <w:rPr>
                  <w:b w:val="1"/>
                  <w:color w:val="24292f"/>
                  <w:sz w:val="20"/>
                  <w:szCs w:val="20"/>
                  <w:highlight w:val="white"/>
                  <w:rtl w:val="0"/>
                </w:rPr>
                <w:t xml:space="preserve">&lt;HTML&gt;</w:t>
              </w:r>
            </w:ins>
          </w:p>
          <w:p w:rsidR="00000000" w:rsidDel="00000000" w:rsidP="00000000" w:rsidRDefault="00000000" w:rsidRPr="00000000" w14:paraId="00000231">
            <w:pPr>
              <w:shd w:fill="ffffff" w:val="clear"/>
              <w:spacing w:after="280" w:before="280" w:line="342.85714285714283" w:lineRule="auto"/>
              <w:rPr>
                <w:ins w:author="IT II 031 AJAY KUMAR VARMA" w:id="0" w:date="2021-12-23T10:11:09Z"/>
                <w:b w:val="1"/>
                <w:color w:val="24292f"/>
                <w:sz w:val="20"/>
                <w:szCs w:val="20"/>
                <w:highlight w:val="white"/>
              </w:rPr>
            </w:pPr>
            <w:ins w:author="IT II 031 AJAY KUMAR VARMA" w:id="0" w:date="2021-12-23T10:11:09Z">
              <w:r w:rsidDel="00000000" w:rsidR="00000000" w:rsidRPr="00000000">
                <w:rPr>
                  <w:b w:val="1"/>
                  <w:color w:val="24292f"/>
                  <w:sz w:val="20"/>
                  <w:szCs w:val="20"/>
                  <w:highlight w:val="white"/>
                  <w:rtl w:val="0"/>
                </w:rPr>
                <w:t xml:space="preserve">&lt;HEAD&gt; </w:t>
              </w:r>
            </w:ins>
          </w:p>
          <w:p w:rsidR="00000000" w:rsidDel="00000000" w:rsidP="00000000" w:rsidRDefault="00000000" w:rsidRPr="00000000" w14:paraId="00000232">
            <w:pPr>
              <w:shd w:fill="ffffff" w:val="clear"/>
              <w:spacing w:after="280" w:before="280" w:line="342.85714285714283" w:lineRule="auto"/>
              <w:rPr>
                <w:ins w:author="IT II 031 AJAY KUMAR VARMA" w:id="0" w:date="2021-12-23T10:11:09Z"/>
                <w:b w:val="1"/>
                <w:color w:val="24292f"/>
                <w:sz w:val="20"/>
                <w:szCs w:val="20"/>
                <w:highlight w:val="white"/>
              </w:rPr>
            </w:pPr>
            <w:ins w:author="IT II 031 AJAY KUMAR VARMA" w:id="0" w:date="2021-12-23T10:11:09Z">
              <w:r w:rsidDel="00000000" w:rsidR="00000000" w:rsidRPr="00000000">
                <w:rPr>
                  <w:b w:val="1"/>
                  <w:color w:val="24292f"/>
                  <w:sz w:val="20"/>
                  <w:szCs w:val="20"/>
                  <w:highlight w:val="white"/>
                  <w:rtl w:val="0"/>
                </w:rPr>
                <w:t xml:space="preserve">&lt;/HEAD&gt; </w:t>
              </w:r>
            </w:ins>
          </w:p>
          <w:p w:rsidR="00000000" w:rsidDel="00000000" w:rsidP="00000000" w:rsidRDefault="00000000" w:rsidRPr="00000000" w14:paraId="00000233">
            <w:pPr>
              <w:shd w:fill="ffffff" w:val="clear"/>
              <w:spacing w:after="280" w:before="280" w:line="342.85714285714283" w:lineRule="auto"/>
              <w:rPr>
                <w:ins w:author="IT II 031 AJAY KUMAR VARMA" w:id="0" w:date="2021-12-23T10:11:09Z"/>
                <w:b w:val="1"/>
                <w:color w:val="24292f"/>
                <w:sz w:val="20"/>
                <w:szCs w:val="20"/>
                <w:highlight w:val="white"/>
              </w:rPr>
            </w:pPr>
            <w:ins w:author="IT II 031 AJAY KUMAR VARMA" w:id="0" w:date="2021-12-23T10:11:09Z">
              <w:r w:rsidDel="00000000" w:rsidR="00000000" w:rsidRPr="00000000">
                <w:rPr>
                  <w:rtl w:val="0"/>
                </w:rPr>
              </w:r>
            </w:ins>
          </w:p>
          <w:p w:rsidR="00000000" w:rsidDel="00000000" w:rsidP="00000000" w:rsidRDefault="00000000" w:rsidRPr="00000000" w14:paraId="00000234">
            <w:pPr>
              <w:shd w:fill="ffffff" w:val="clear"/>
              <w:spacing w:after="280" w:before="280" w:line="342.85714285714283" w:lineRule="auto"/>
              <w:rPr>
                <w:ins w:author="IT II 031 AJAY KUMAR VARMA" w:id="0" w:date="2021-12-23T10:11:09Z"/>
                <w:b w:val="1"/>
                <w:color w:val="24292f"/>
                <w:sz w:val="20"/>
                <w:szCs w:val="20"/>
                <w:highlight w:val="white"/>
              </w:rPr>
            </w:pPr>
            <w:ins w:author="IT II 031 AJAY KUMAR VARMA" w:id="0" w:date="2021-12-23T10:11:09Z">
              <w:r w:rsidDel="00000000" w:rsidR="00000000" w:rsidRPr="00000000">
                <w:rPr>
                  <w:b w:val="1"/>
                  <w:color w:val="24292f"/>
                  <w:sz w:val="20"/>
                  <w:szCs w:val="20"/>
                  <w:highlight w:val="white"/>
                  <w:rtl w:val="0"/>
                </w:rPr>
                <w:t xml:space="preserve">&lt;FRAMESET rows="33%,33%,33%"&gt;</w:t>
              </w:r>
            </w:ins>
          </w:p>
          <w:p w:rsidR="00000000" w:rsidDel="00000000" w:rsidP="00000000" w:rsidRDefault="00000000" w:rsidRPr="00000000" w14:paraId="00000235">
            <w:pPr>
              <w:shd w:fill="ffffff" w:val="clear"/>
              <w:spacing w:after="280" w:before="280" w:line="342.85714285714283" w:lineRule="auto"/>
              <w:rPr>
                <w:ins w:author="IT II 031 AJAY KUMAR VARMA" w:id="0" w:date="2021-12-23T10:11:09Z"/>
                <w:b w:val="1"/>
                <w:color w:val="24292f"/>
                <w:sz w:val="20"/>
                <w:szCs w:val="20"/>
                <w:highlight w:val="white"/>
              </w:rPr>
            </w:pPr>
            <w:ins w:author="IT II 031 AJAY KUMAR VARMA" w:id="0" w:date="2021-12-23T10:11:09Z">
              <w:r w:rsidDel="00000000" w:rsidR="00000000" w:rsidRPr="00000000">
                <w:rPr>
                  <w:b w:val="1"/>
                  <w:color w:val="24292f"/>
                  <w:sz w:val="20"/>
                  <w:szCs w:val="20"/>
                  <w:highlight w:val="white"/>
                  <w:rtl w:val="0"/>
                </w:rPr>
                <w:t xml:space="preserve">  &lt;FRAMESET cols="50%,50%"&gt;</w:t>
              </w:r>
            </w:ins>
          </w:p>
          <w:p w:rsidR="00000000" w:rsidDel="00000000" w:rsidP="00000000" w:rsidRDefault="00000000" w:rsidRPr="00000000" w14:paraId="00000236">
            <w:pPr>
              <w:shd w:fill="ffffff" w:val="clear"/>
              <w:spacing w:after="280" w:before="280" w:line="342.85714285714283" w:lineRule="auto"/>
              <w:rPr>
                <w:ins w:author="IT II 031 AJAY KUMAR VARMA" w:id="0" w:date="2021-12-23T10:11:09Z"/>
                <w:b w:val="1"/>
                <w:color w:val="24292f"/>
                <w:sz w:val="20"/>
                <w:szCs w:val="20"/>
                <w:highlight w:val="white"/>
              </w:rPr>
            </w:pPr>
            <w:ins w:author="IT II 031 AJAY KUMAR VARMA" w:id="0" w:date="2021-12-23T10:11:09Z">
              <w:r w:rsidDel="00000000" w:rsidR="00000000" w:rsidRPr="00000000">
                <w:rPr>
                  <w:b w:val="1"/>
                  <w:color w:val="24292f"/>
                  <w:sz w:val="20"/>
                  <w:szCs w:val="20"/>
                  <w:highlight w:val="white"/>
                  <w:rtl w:val="0"/>
                </w:rPr>
                <w:t xml:space="preserve">      &lt;FRAME name="frame1"&gt;</w:t>
              </w:r>
            </w:ins>
          </w:p>
          <w:p w:rsidR="00000000" w:rsidDel="00000000" w:rsidP="00000000" w:rsidRDefault="00000000" w:rsidRPr="00000000" w14:paraId="00000237">
            <w:pPr>
              <w:shd w:fill="ffffff" w:val="clear"/>
              <w:spacing w:after="280" w:before="280" w:line="342.85714285714283" w:lineRule="auto"/>
              <w:rPr>
                <w:ins w:author="IT II 031 AJAY KUMAR VARMA" w:id="0" w:date="2021-12-23T10:11:09Z"/>
                <w:b w:val="1"/>
                <w:color w:val="24292f"/>
                <w:sz w:val="20"/>
                <w:szCs w:val="20"/>
                <w:highlight w:val="white"/>
              </w:rPr>
            </w:pPr>
            <w:ins w:author="IT II 031 AJAY KUMAR VARMA" w:id="0" w:date="2021-12-23T10:11:09Z">
              <w:r w:rsidDel="00000000" w:rsidR="00000000" w:rsidRPr="00000000">
                <w:rPr>
                  <w:b w:val="1"/>
                  <w:color w:val="24292f"/>
                  <w:sz w:val="20"/>
                  <w:szCs w:val="20"/>
                  <w:highlight w:val="white"/>
                  <w:rtl w:val="0"/>
                </w:rPr>
                <w:t xml:space="preserve">      &lt;FRAME name="frame2"&gt;</w:t>
              </w:r>
            </w:ins>
          </w:p>
          <w:p w:rsidR="00000000" w:rsidDel="00000000" w:rsidP="00000000" w:rsidRDefault="00000000" w:rsidRPr="00000000" w14:paraId="00000238">
            <w:pPr>
              <w:shd w:fill="ffffff" w:val="clear"/>
              <w:spacing w:after="280" w:before="280" w:line="342.85714285714283" w:lineRule="auto"/>
              <w:rPr>
                <w:ins w:author="IT II 031 AJAY KUMAR VARMA" w:id="0" w:date="2021-12-23T10:11:09Z"/>
                <w:b w:val="1"/>
                <w:color w:val="24292f"/>
                <w:sz w:val="20"/>
                <w:szCs w:val="20"/>
                <w:highlight w:val="white"/>
              </w:rPr>
            </w:pPr>
            <w:ins w:author="IT II 031 AJAY KUMAR VARMA" w:id="0" w:date="2021-12-23T10:11:09Z">
              <w:r w:rsidDel="00000000" w:rsidR="00000000" w:rsidRPr="00000000">
                <w:rPr>
                  <w:b w:val="1"/>
                  <w:color w:val="24292f"/>
                  <w:sz w:val="20"/>
                  <w:szCs w:val="20"/>
                  <w:highlight w:val="white"/>
                  <w:rtl w:val="0"/>
                </w:rPr>
                <w:t xml:space="preserve">  &lt;/FRAMESET&gt;</w:t>
              </w:r>
            </w:ins>
          </w:p>
          <w:p w:rsidR="00000000" w:rsidDel="00000000" w:rsidP="00000000" w:rsidRDefault="00000000" w:rsidRPr="00000000" w14:paraId="00000239">
            <w:pPr>
              <w:shd w:fill="ffffff" w:val="clear"/>
              <w:spacing w:after="280" w:before="280" w:line="342.85714285714283" w:lineRule="auto"/>
              <w:rPr>
                <w:ins w:author="IT II 031 AJAY KUMAR VARMA" w:id="0" w:date="2021-12-23T10:11:09Z"/>
                <w:b w:val="1"/>
                <w:color w:val="24292f"/>
                <w:sz w:val="20"/>
                <w:szCs w:val="20"/>
                <w:highlight w:val="white"/>
              </w:rPr>
            </w:pPr>
            <w:ins w:author="IT II 031 AJAY KUMAR VARMA" w:id="0" w:date="2021-12-23T10:11:09Z">
              <w:r w:rsidDel="00000000" w:rsidR="00000000" w:rsidRPr="00000000">
                <w:rPr>
                  <w:b w:val="1"/>
                  <w:color w:val="24292f"/>
                  <w:sz w:val="20"/>
                  <w:szCs w:val="20"/>
                  <w:highlight w:val="white"/>
                  <w:rtl w:val="0"/>
                </w:rPr>
                <w:t xml:space="preserve">  &lt;FRAME name="frame3"&gt;</w:t>
              </w:r>
            </w:ins>
          </w:p>
          <w:p w:rsidR="00000000" w:rsidDel="00000000" w:rsidP="00000000" w:rsidRDefault="00000000" w:rsidRPr="00000000" w14:paraId="0000023A">
            <w:pPr>
              <w:shd w:fill="ffffff" w:val="clear"/>
              <w:spacing w:after="280" w:before="280" w:line="342.85714285714283" w:lineRule="auto"/>
              <w:rPr>
                <w:ins w:author="IT II 031 AJAY KUMAR VARMA" w:id="0" w:date="2021-12-23T10:11:09Z"/>
                <w:b w:val="1"/>
                <w:color w:val="24292f"/>
                <w:sz w:val="20"/>
                <w:szCs w:val="20"/>
                <w:highlight w:val="white"/>
              </w:rPr>
            </w:pPr>
            <w:ins w:author="IT II 031 AJAY KUMAR VARMA" w:id="0" w:date="2021-12-23T10:11:09Z">
              <w:r w:rsidDel="00000000" w:rsidR="00000000" w:rsidRPr="00000000">
                <w:rPr>
                  <w:b w:val="1"/>
                  <w:color w:val="24292f"/>
                  <w:sz w:val="20"/>
                  <w:szCs w:val="20"/>
                  <w:highlight w:val="white"/>
                  <w:rtl w:val="0"/>
                </w:rPr>
                <w:t xml:space="preserve">  &lt;FRAME name="frame4"&gt;</w:t>
              </w:r>
            </w:ins>
          </w:p>
          <w:p w:rsidR="00000000" w:rsidDel="00000000" w:rsidP="00000000" w:rsidRDefault="00000000" w:rsidRPr="00000000" w14:paraId="0000023B">
            <w:pPr>
              <w:shd w:fill="ffffff" w:val="clear"/>
              <w:spacing w:after="280" w:before="280" w:line="342.85714285714283" w:lineRule="auto"/>
              <w:rPr>
                <w:ins w:author="IT II 031 AJAY KUMAR VARMA" w:id="0" w:date="2021-12-23T10:11:09Z"/>
                <w:b w:val="1"/>
                <w:color w:val="24292f"/>
                <w:sz w:val="20"/>
                <w:szCs w:val="20"/>
                <w:highlight w:val="white"/>
              </w:rPr>
            </w:pPr>
            <w:ins w:author="IT II 031 AJAY KUMAR VARMA" w:id="0" w:date="2021-12-23T10:11:09Z">
              <w:r w:rsidDel="00000000" w:rsidR="00000000" w:rsidRPr="00000000">
                <w:rPr>
                  <w:b w:val="1"/>
                  <w:color w:val="24292f"/>
                  <w:sz w:val="20"/>
                  <w:szCs w:val="20"/>
                  <w:highlight w:val="white"/>
                  <w:rtl w:val="0"/>
                </w:rPr>
                <w:t xml:space="preserve">&lt;/FRAMESET&gt;</w:t>
              </w:r>
            </w:ins>
          </w:p>
          <w:p w:rsidR="00000000" w:rsidDel="00000000" w:rsidP="00000000" w:rsidRDefault="00000000" w:rsidRPr="00000000" w14:paraId="0000023C">
            <w:pPr>
              <w:shd w:fill="ffffff" w:val="clear"/>
              <w:spacing w:after="280" w:before="280" w:line="342.85714285714283" w:lineRule="auto"/>
              <w:rPr>
                <w:ins w:author="IT II 031 AJAY KUMAR VARMA" w:id="0" w:date="2021-12-23T10:11:09Z"/>
                <w:b w:val="1"/>
                <w:color w:val="24292f"/>
                <w:sz w:val="20"/>
                <w:szCs w:val="20"/>
                <w:highlight w:val="white"/>
              </w:rPr>
            </w:pPr>
            <w:ins w:author="IT II 031 AJAY KUMAR VARMA" w:id="0" w:date="2021-12-23T10:11:09Z">
              <w:r w:rsidDel="00000000" w:rsidR="00000000" w:rsidRPr="00000000">
                <w:rPr>
                  <w:b w:val="1"/>
                  <w:color w:val="24292f"/>
                  <w:sz w:val="20"/>
                  <w:szCs w:val="20"/>
                  <w:highlight w:val="white"/>
                  <w:rtl w:val="0"/>
                </w:rPr>
                <w:t xml:space="preserve">&lt;BODY&gt;</w:t>
              </w:r>
            </w:ins>
          </w:p>
          <w:p w:rsidR="00000000" w:rsidDel="00000000" w:rsidP="00000000" w:rsidRDefault="00000000" w:rsidRPr="00000000" w14:paraId="0000023D">
            <w:pPr>
              <w:shd w:fill="ffffff" w:val="clear"/>
              <w:spacing w:after="280" w:before="280" w:line="342.85714285714283" w:lineRule="auto"/>
              <w:rPr>
                <w:ins w:author="IT II 031 AJAY KUMAR VARMA" w:id="0" w:date="2021-12-23T10:11:09Z"/>
                <w:b w:val="1"/>
                <w:color w:val="24292f"/>
                <w:sz w:val="20"/>
                <w:szCs w:val="20"/>
                <w:highlight w:val="white"/>
              </w:rPr>
            </w:pPr>
            <w:ins w:author="IT II 031 AJAY KUMAR VARMA" w:id="0" w:date="2021-12-23T10:11:09Z">
              <w:r w:rsidDel="00000000" w:rsidR="00000000" w:rsidRPr="00000000">
                <w:rPr>
                  <w:b w:val="1"/>
                  <w:color w:val="24292f"/>
                  <w:sz w:val="20"/>
                  <w:szCs w:val="20"/>
                  <w:highlight w:val="white"/>
                  <w:rtl w:val="0"/>
                </w:rPr>
                <w:t xml:space="preserve">...contents to display in non-frame-capable user agent...</w:t>
              </w:r>
            </w:ins>
          </w:p>
          <w:p w:rsidR="00000000" w:rsidDel="00000000" w:rsidP="00000000" w:rsidRDefault="00000000" w:rsidRPr="00000000" w14:paraId="0000023E">
            <w:pPr>
              <w:shd w:fill="ffffff" w:val="clear"/>
              <w:spacing w:after="280" w:before="280" w:line="342.85714285714283" w:lineRule="auto"/>
              <w:rPr>
                <w:ins w:author="IT II 031 AJAY KUMAR VARMA" w:id="0" w:date="2021-12-23T10:11:09Z"/>
                <w:b w:val="1"/>
                <w:color w:val="24292f"/>
                <w:sz w:val="20"/>
                <w:szCs w:val="20"/>
                <w:highlight w:val="white"/>
              </w:rPr>
            </w:pPr>
            <w:ins w:author="IT II 031 AJAY KUMAR VARMA" w:id="0" w:date="2021-12-23T10:11:09Z">
              <w:r w:rsidDel="00000000" w:rsidR="00000000" w:rsidRPr="00000000">
                <w:rPr>
                  <w:b w:val="1"/>
                  <w:color w:val="24292f"/>
                  <w:sz w:val="20"/>
                  <w:szCs w:val="20"/>
                  <w:highlight w:val="white"/>
                  <w:rtl w:val="0"/>
                </w:rPr>
                <w:t xml:space="preserve">&lt;/BODY&gt;</w:t>
              </w:r>
            </w:ins>
          </w:p>
          <w:p w:rsidR="00000000" w:rsidDel="00000000" w:rsidP="00000000" w:rsidRDefault="00000000" w:rsidRPr="00000000" w14:paraId="0000023F">
            <w:pPr>
              <w:shd w:fill="ffffff" w:val="clear"/>
              <w:spacing w:after="280" w:before="280" w:line="342.85714285714283" w:lineRule="auto"/>
              <w:rPr>
                <w:ins w:author="IT II 031 AJAY KUMAR VARMA" w:id="0" w:date="2021-12-23T10:11:09Z"/>
                <w:b w:val="1"/>
                <w:color w:val="24292f"/>
                <w:sz w:val="20"/>
                <w:szCs w:val="20"/>
                <w:highlight w:val="white"/>
              </w:rPr>
            </w:pPr>
            <w:ins w:author="IT II 031 AJAY KUMAR VARMA" w:id="0" w:date="2021-12-23T10:11:09Z">
              <w:r w:rsidDel="00000000" w:rsidR="00000000" w:rsidRPr="00000000">
                <w:rPr>
                  <w:rtl w:val="0"/>
                </w:rPr>
              </w:r>
            </w:ins>
          </w:p>
          <w:p w:rsidR="00000000" w:rsidDel="00000000" w:rsidP="00000000" w:rsidRDefault="00000000" w:rsidRPr="00000000" w14:paraId="00000240">
            <w:pPr>
              <w:shd w:fill="ffffff" w:val="clear"/>
              <w:spacing w:after="280" w:before="280" w:line="342.85714285714283" w:lineRule="auto"/>
              <w:rPr>
                <w:ins w:author="IT II 031 AJAY KUMAR VARMA" w:id="0" w:date="2021-12-23T10:11:09Z"/>
                <w:b w:val="1"/>
                <w:color w:val="24292f"/>
                <w:sz w:val="20"/>
                <w:szCs w:val="20"/>
                <w:highlight w:val="white"/>
              </w:rPr>
            </w:pPr>
            <w:ins w:author="IT II 031 AJAY KUMAR VARMA" w:id="0" w:date="2021-12-23T10:11:09Z">
              <w:r w:rsidDel="00000000" w:rsidR="00000000" w:rsidRPr="00000000">
                <w:rPr>
                  <w:b w:val="1"/>
                  <w:color w:val="24292f"/>
                  <w:sz w:val="20"/>
                  <w:szCs w:val="20"/>
                  <w:highlight w:val="white"/>
                  <w:rtl w:val="0"/>
                </w:rPr>
                <w:t xml:space="preserve">&lt;/HTML&gt;</w:t>
              </w:r>
            </w:ins>
          </w:p>
          <w:p w:rsidR="00000000" w:rsidDel="00000000" w:rsidP="00000000" w:rsidRDefault="00000000" w:rsidRPr="00000000" w14:paraId="00000241">
            <w:pPr>
              <w:shd w:fill="ffffff" w:val="clear"/>
              <w:spacing w:after="280" w:before="280" w:line="342.85714285714283" w:lineRule="auto"/>
              <w:rPr>
                <w:ins w:author="IT II 031 AJAY KUMAR VARMA" w:id="0" w:date="2021-12-23T10:11:09Z"/>
                <w:b w:val="1"/>
                <w:color w:val="24292f"/>
                <w:sz w:val="24"/>
                <w:szCs w:val="24"/>
                <w:highlight w:val="white"/>
              </w:rPr>
            </w:pPr>
            <w:ins w:author="IT II 031 AJAY KUMAR VARMA" w:id="0" w:date="2021-12-23T10:11:09Z">
              <w:r w:rsidDel="00000000" w:rsidR="00000000" w:rsidRPr="00000000">
                <w:rPr>
                  <w:b w:val="1"/>
                  <w:color w:val="24292f"/>
                  <w:sz w:val="24"/>
                  <w:szCs w:val="24"/>
                  <w:highlight w:val="white"/>
                  <w:rtl w:val="0"/>
                </w:rPr>
                <w:t xml:space="preserve">Include 3 slides with separate code in above code to make a 3 framed webpage</w:t>
              </w:r>
            </w:ins>
          </w:p>
          <w:p w:rsidR="00000000" w:rsidDel="00000000" w:rsidP="00000000" w:rsidRDefault="00000000" w:rsidRPr="00000000" w14:paraId="00000242">
            <w:pPr>
              <w:shd w:fill="ffffff" w:val="clear"/>
              <w:spacing w:after="280" w:before="280" w:line="342.85714285714283" w:lineRule="auto"/>
              <w:rPr>
                <w:ins w:author="IT II 031 AJAY KUMAR VARMA" w:id="0" w:date="2021-12-23T10:11:09Z"/>
                <w:b w:val="1"/>
                <w:color w:val="24292f"/>
                <w:sz w:val="18"/>
                <w:szCs w:val="18"/>
                <w:highlight w:val="white"/>
              </w:rPr>
            </w:pPr>
            <w:ins w:author="IT II 031 AJAY KUMAR VARMA" w:id="0" w:date="2021-12-23T10:11:09Z">
              <w:r w:rsidDel="00000000" w:rsidR="00000000" w:rsidRPr="00000000">
                <w:rPr>
                  <w:b w:val="1"/>
                  <w:color w:val="24292f"/>
                  <w:sz w:val="26"/>
                  <w:szCs w:val="26"/>
                  <w:highlight w:val="white"/>
                  <w:rtl w:val="0"/>
                </w:rPr>
                <w:t xml:space="preserve">The &lt;frameset&gt; tag in HTML is used to define the frameset. The &lt;frameset&gt; element contains one or more frame elements. It is used to specify the number of rows and columns in frameset with their pixel of spaces. Each element can hold a separate document.</w:t>
              </w:r>
              <w:r w:rsidDel="00000000" w:rsidR="00000000" w:rsidRPr="00000000">
                <w:rPr>
                  <w:rtl w:val="0"/>
                </w:rPr>
              </w:r>
            </w:ins>
          </w:p>
          <w:p w:rsidR="00000000" w:rsidDel="00000000" w:rsidP="00000000" w:rsidRDefault="00000000" w:rsidRPr="00000000" w14:paraId="00000243">
            <w:pPr>
              <w:shd w:fill="ffffff" w:val="clear"/>
              <w:spacing w:after="280" w:before="280" w:line="342.85714285714283" w:lineRule="auto"/>
              <w:rPr>
                <w:ins w:author="IT II 031 AJAY KUMAR VARMA" w:id="0" w:date="2021-12-23T10:11:09Z"/>
                <w:b w:val="1"/>
                <w:color w:val="24292f"/>
                <w:sz w:val="32"/>
                <w:szCs w:val="32"/>
                <w:highlight w:val="white"/>
              </w:rPr>
            </w:pPr>
            <w:ins w:author="IT II 031 AJAY KUMAR VARMA" w:id="0" w:date="2021-12-23T10:11:09Z">
              <w:r w:rsidDel="00000000" w:rsidR="00000000" w:rsidRPr="00000000">
                <w:rPr>
                  <w:rtl w:val="0"/>
                </w:rPr>
              </w:r>
            </w:ins>
          </w:p>
          <w:p w:rsidR="00000000" w:rsidDel="00000000" w:rsidP="00000000" w:rsidRDefault="00000000" w:rsidRPr="00000000" w14:paraId="00000244">
            <w:pPr>
              <w:shd w:fill="ffffff" w:val="clear"/>
              <w:spacing w:after="280" w:before="280" w:line="342.85714285714283" w:lineRule="auto"/>
              <w:rPr>
                <w:ins w:author="IT II 031 AJAY KUMAR VARMA" w:id="0" w:date="2021-12-23T10:11:09Z"/>
                <w:b w:val="1"/>
                <w:color w:val="24292f"/>
                <w:sz w:val="32"/>
                <w:szCs w:val="32"/>
                <w:highlight w:val="white"/>
              </w:rPr>
            </w:pPr>
            <w:ins w:author="IT II 031 AJAY KUMAR VARMA" w:id="0" w:date="2021-12-23T10:11:09Z">
              <w:r w:rsidDel="00000000" w:rsidR="00000000" w:rsidRPr="00000000">
                <w:rPr>
                  <w:b w:val="1"/>
                  <w:color w:val="24292f"/>
                  <w:sz w:val="32"/>
                  <w:szCs w:val="32"/>
                  <w:highlight w:val="white"/>
                  <w:rtl w:val="0"/>
                </w:rPr>
                <w:t xml:space="preserve">Week5</w:t>
              </w:r>
            </w:ins>
          </w:p>
          <w:p w:rsidR="00000000" w:rsidDel="00000000" w:rsidP="00000000" w:rsidRDefault="00000000" w:rsidRPr="00000000" w14:paraId="00000245">
            <w:pPr>
              <w:shd w:fill="ffffff" w:val="clear"/>
              <w:spacing w:after="280" w:before="280" w:line="342.85714285714283" w:lineRule="auto"/>
              <w:rPr>
                <w:ins w:author="IT II 031 AJAY KUMAR VARMA" w:id="0" w:date="2021-12-23T10:11:09Z"/>
                <w:b w:val="1"/>
                <w:color w:val="24292f"/>
                <w:sz w:val="32"/>
                <w:szCs w:val="32"/>
                <w:highlight w:val="white"/>
              </w:rPr>
            </w:pPr>
            <w:ins w:author="IT II 031 AJAY KUMAR VARMA" w:id="0" w:date="2021-12-23T10:11:09Z">
              <w:r w:rsidDel="00000000" w:rsidR="00000000" w:rsidRPr="00000000">
                <w:rPr>
                  <w:b w:val="1"/>
                  <w:color w:val="24292f"/>
                  <w:sz w:val="32"/>
                  <w:szCs w:val="32"/>
                  <w:highlight w:val="white"/>
                  <w:rtl w:val="0"/>
                </w:rPr>
                <w:t xml:space="preserve"> Aim:- Usage of tables in html             </w:t>
              </w:r>
            </w:ins>
          </w:p>
          <w:p w:rsidR="00000000" w:rsidDel="00000000" w:rsidP="00000000" w:rsidRDefault="00000000" w:rsidRPr="00000000" w14:paraId="00000246">
            <w:pPr>
              <w:shd w:fill="ffffff" w:val="clear"/>
              <w:spacing w:after="280" w:before="280" w:line="342.85714285714283" w:lineRule="auto"/>
              <w:rPr>
                <w:ins w:author="IT II 031 AJAY KUMAR VARMA" w:id="0" w:date="2021-12-23T10:11:09Z"/>
                <w:b w:val="1"/>
                <w:color w:val="24292f"/>
                <w:sz w:val="26"/>
                <w:szCs w:val="26"/>
                <w:highlight w:val="white"/>
              </w:rPr>
            </w:pPr>
            <w:ins w:author="IT II 031 AJAY KUMAR VARMA" w:id="0" w:date="2021-12-23T10:11:09Z">
              <w:r w:rsidDel="00000000" w:rsidR="00000000" w:rsidRPr="00000000">
                <w:rPr>
                  <w:rtl w:val="0"/>
                </w:rPr>
              </w:r>
            </w:ins>
          </w:p>
          <w:p w:rsidR="00000000" w:rsidDel="00000000" w:rsidP="00000000" w:rsidRDefault="00000000" w:rsidRPr="00000000" w14:paraId="00000247">
            <w:pPr>
              <w:shd w:fill="ffffff" w:val="clear"/>
              <w:spacing w:after="280" w:before="280" w:line="342.85714285714283" w:lineRule="auto"/>
              <w:ind w:left="-270" w:firstLine="0"/>
              <w:rPr>
                <w:ins w:author="IT II 031 AJAY KUMAR VARMA" w:id="0" w:date="2021-12-23T10:11:09Z"/>
                <w:b w:val="1"/>
                <w:color w:val="24292f"/>
                <w:sz w:val="26"/>
                <w:szCs w:val="26"/>
                <w:highlight w:val="white"/>
              </w:rPr>
            </w:pPr>
            <w:ins w:author="IT II 031 AJAY KUMAR VARMA" w:id="0" w:date="2021-12-23T10:11:09Z">
              <w:r w:rsidDel="00000000" w:rsidR="00000000" w:rsidRPr="00000000">
                <w:rPr>
                  <w:b w:val="1"/>
                  <w:color w:val="24292f"/>
                  <w:sz w:val="26"/>
                  <w:szCs w:val="26"/>
                  <w:highlight w:val="white"/>
                  <w:rtl w:val="0"/>
                </w:rPr>
                <w:t xml:space="preserve">  Output:-</w:t>
              </w:r>
            </w:ins>
          </w:p>
          <w:p w:rsidR="00000000" w:rsidDel="00000000" w:rsidP="00000000" w:rsidRDefault="00000000" w:rsidRPr="00000000" w14:paraId="00000248">
            <w:pPr>
              <w:shd w:fill="ffffff" w:val="clear"/>
              <w:spacing w:after="280" w:before="280" w:line="342.85714285714283" w:lineRule="auto"/>
              <w:ind w:left="-270" w:firstLine="0"/>
              <w:rPr>
                <w:ins w:author="IT II 031 AJAY KUMAR VARMA" w:id="0" w:date="2021-12-23T10:11:09Z"/>
                <w:b w:val="1"/>
                <w:color w:val="24292f"/>
                <w:sz w:val="26"/>
                <w:szCs w:val="26"/>
                <w:highlight w:val="white"/>
              </w:rPr>
            </w:pPr>
            <w:ins w:author="IT II 031 AJAY KUMAR VARMA" w:id="0" w:date="2021-12-23T10:11:09Z">
              <w:r w:rsidDel="00000000" w:rsidR="00000000" w:rsidRPr="00000000">
                <w:rPr>
                  <w:b w:val="1"/>
                  <w:color w:val="24292f"/>
                  <w:sz w:val="26"/>
                  <w:szCs w:val="26"/>
                  <w:highlight w:val="white"/>
                </w:rPr>
                <w:drawing>
                  <wp:inline distB="114300" distT="114300" distL="114300" distR="114300">
                    <wp:extent cx="5748338" cy="4533900"/>
                    <wp:effectExtent b="0" l="0" r="0" t="0"/>
                    <wp:docPr id="4"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748338" cy="4533900"/>
                            </a:xfrm>
                            <a:prstGeom prst="rect"/>
                            <a:ln/>
                          </pic:spPr>
                        </pic:pic>
                      </a:graphicData>
                    </a:graphic>
                  </wp:inline>
                </w:drawing>
              </w:r>
              <w:r w:rsidDel="00000000" w:rsidR="00000000" w:rsidRPr="00000000">
                <w:rPr>
                  <w:rtl w:val="0"/>
                </w:rPr>
              </w:r>
            </w:ins>
          </w:p>
          <w:p w:rsidR="00000000" w:rsidDel="00000000" w:rsidP="00000000" w:rsidRDefault="00000000" w:rsidRPr="00000000" w14:paraId="00000249">
            <w:pPr>
              <w:shd w:fill="ffffff" w:val="clear"/>
              <w:spacing w:after="280" w:before="280" w:line="342.85714285714283" w:lineRule="auto"/>
              <w:rPr>
                <w:ins w:author="IT II 031 AJAY KUMAR VARMA" w:id="0" w:date="2021-12-23T10:11:09Z"/>
                <w:b w:val="1"/>
                <w:color w:val="24292f"/>
                <w:sz w:val="26"/>
                <w:szCs w:val="26"/>
                <w:highlight w:val="white"/>
              </w:rPr>
            </w:pPr>
            <w:ins w:author="IT II 031 AJAY KUMAR VARMA" w:id="0" w:date="2021-12-23T10:11:09Z">
              <w:r w:rsidDel="00000000" w:rsidR="00000000" w:rsidRPr="00000000">
                <w:rPr>
                  <w:rtl w:val="0"/>
                </w:rPr>
              </w:r>
            </w:ins>
          </w:p>
          <w:p w:rsidR="00000000" w:rsidDel="00000000" w:rsidP="00000000" w:rsidRDefault="00000000" w:rsidRPr="00000000" w14:paraId="0000024A">
            <w:pPr>
              <w:shd w:fill="ffffff" w:val="clear"/>
              <w:spacing w:after="280" w:before="280" w:line="342.85714285714283" w:lineRule="auto"/>
              <w:rPr>
                <w:b w:val="1"/>
                <w:color w:val="24292f"/>
                <w:sz w:val="24"/>
                <w:szCs w:val="24"/>
                <w:highlight w:val="white"/>
              </w:rPr>
            </w:pPr>
            <w:r w:rsidDel="00000000" w:rsidR="00000000" w:rsidRPr="00000000">
              <w:rPr>
                <w:rtl w:val="0"/>
              </w:rPr>
            </w:r>
          </w:p>
          <w:p w:rsidR="00000000" w:rsidDel="00000000" w:rsidP="00000000" w:rsidRDefault="00000000" w:rsidRPr="00000000" w14:paraId="0000024B">
            <w:pPr>
              <w:shd w:fill="ffffff" w:val="clear"/>
              <w:spacing w:after="280" w:before="280" w:line="342.85714285714283" w:lineRule="auto"/>
              <w:rPr>
                <w:b w:val="1"/>
                <w:color w:val="24292f"/>
                <w:sz w:val="24"/>
                <w:szCs w:val="24"/>
                <w:highlight w:val="white"/>
              </w:rPr>
            </w:pPr>
            <w:r w:rsidDel="00000000" w:rsidR="00000000" w:rsidRPr="00000000">
              <w:rPr>
                <w:rtl w:val="0"/>
              </w:rPr>
            </w:r>
          </w:p>
          <w:p w:rsidR="00000000" w:rsidDel="00000000" w:rsidP="00000000" w:rsidRDefault="00000000" w:rsidRPr="00000000" w14:paraId="0000024C">
            <w:pPr>
              <w:shd w:fill="ffffff" w:val="clear"/>
              <w:spacing w:after="280" w:before="280" w:line="342.85714285714283" w:lineRule="auto"/>
              <w:rPr>
                <w:b w:val="1"/>
                <w:color w:val="24292f"/>
                <w:sz w:val="24"/>
                <w:szCs w:val="24"/>
                <w:highlight w:val="white"/>
              </w:rPr>
            </w:pPr>
            <w:r w:rsidDel="00000000" w:rsidR="00000000" w:rsidRPr="00000000">
              <w:rPr>
                <w:b w:val="1"/>
                <w:color w:val="24292f"/>
                <w:sz w:val="24"/>
                <w:szCs w:val="24"/>
                <w:highlight w:val="white"/>
                <w:rtl w:val="0"/>
              </w:rPr>
              <w:t xml:space="preserve">Syntax;</w:t>
            </w:r>
          </w:p>
          <w:p w:rsidR="00000000" w:rsidDel="00000000" w:rsidP="00000000" w:rsidRDefault="00000000" w:rsidRPr="00000000" w14:paraId="0000024D">
            <w:pPr>
              <w:shd w:fill="ffffff" w:val="clear"/>
              <w:spacing w:after="280" w:before="280" w:line="342.85714285714283" w:lineRule="auto"/>
              <w:rPr>
                <w:b w:val="1"/>
                <w:color w:val="24292f"/>
                <w:sz w:val="24"/>
                <w:szCs w:val="24"/>
                <w:highlight w:val="white"/>
              </w:rPr>
            </w:pPr>
            <w:r w:rsidDel="00000000" w:rsidR="00000000" w:rsidRPr="00000000">
              <w:rPr>
                <w:b w:val="1"/>
                <w:color w:val="24292f"/>
                <w:sz w:val="24"/>
                <w:szCs w:val="24"/>
                <w:highlight w:val="white"/>
                <w:rtl w:val="0"/>
              </w:rPr>
              <w:t xml:space="preserve">&lt;table&gt; to create table</w:t>
            </w:r>
          </w:p>
          <w:p w:rsidR="00000000" w:rsidDel="00000000" w:rsidP="00000000" w:rsidRDefault="00000000" w:rsidRPr="00000000" w14:paraId="0000024E">
            <w:pPr>
              <w:shd w:fill="ffffff" w:val="clear"/>
              <w:spacing w:after="280" w:before="280" w:line="342.85714285714283" w:lineRule="auto"/>
              <w:rPr>
                <w:b w:val="1"/>
                <w:color w:val="24292f"/>
                <w:sz w:val="24"/>
                <w:szCs w:val="24"/>
                <w:highlight w:val="white"/>
              </w:rPr>
            </w:pPr>
            <w:r w:rsidDel="00000000" w:rsidR="00000000" w:rsidRPr="00000000">
              <w:rPr>
                <w:b w:val="1"/>
                <w:color w:val="24292f"/>
                <w:sz w:val="24"/>
                <w:szCs w:val="24"/>
                <w:highlight w:val="white"/>
                <w:rtl w:val="0"/>
              </w:rPr>
              <w:t xml:space="preserve">&lt;tr&gt; to create rows</w:t>
            </w:r>
          </w:p>
          <w:p w:rsidR="00000000" w:rsidDel="00000000" w:rsidP="00000000" w:rsidRDefault="00000000" w:rsidRPr="00000000" w14:paraId="0000024F">
            <w:pPr>
              <w:shd w:fill="ffffff" w:val="clear"/>
              <w:spacing w:after="280" w:before="280" w:line="342.85714285714283" w:lineRule="auto"/>
              <w:rPr>
                <w:b w:val="1"/>
                <w:color w:val="24292f"/>
                <w:sz w:val="24"/>
                <w:szCs w:val="24"/>
                <w:highlight w:val="white"/>
              </w:rPr>
            </w:pPr>
            <w:r w:rsidDel="00000000" w:rsidR="00000000" w:rsidRPr="00000000">
              <w:rPr>
                <w:b w:val="1"/>
                <w:color w:val="24292f"/>
                <w:sz w:val="24"/>
                <w:szCs w:val="24"/>
                <w:highlight w:val="white"/>
                <w:rtl w:val="0"/>
              </w:rPr>
              <w:t xml:space="preserve">&lt;th&gt; to create columns</w:t>
            </w:r>
          </w:p>
          <w:p w:rsidR="00000000" w:rsidDel="00000000" w:rsidP="00000000" w:rsidRDefault="00000000" w:rsidRPr="00000000" w14:paraId="00000250">
            <w:pPr>
              <w:shd w:fill="ffffff" w:val="clear"/>
              <w:spacing w:after="280" w:before="280" w:line="342.85714285714283" w:lineRule="auto"/>
              <w:rPr>
                <w:b w:val="1"/>
                <w:color w:val="24292f"/>
                <w:sz w:val="24"/>
                <w:szCs w:val="24"/>
                <w:highlight w:val="white"/>
              </w:rPr>
            </w:pPr>
            <w:r w:rsidDel="00000000" w:rsidR="00000000" w:rsidRPr="00000000">
              <w:rPr>
                <w:b w:val="1"/>
                <w:color w:val="24292f"/>
                <w:sz w:val="24"/>
                <w:szCs w:val="24"/>
                <w:highlight w:val="white"/>
                <w:rtl w:val="0"/>
              </w:rPr>
              <w:t xml:space="preserve">&lt;td&gt; table data</w:t>
            </w:r>
          </w:p>
          <w:p w:rsidR="00000000" w:rsidDel="00000000" w:rsidP="00000000" w:rsidRDefault="00000000" w:rsidRPr="00000000" w14:paraId="00000251">
            <w:pPr>
              <w:shd w:fill="ffffff" w:val="clear"/>
              <w:spacing w:after="280" w:before="280" w:line="342.85714285714283" w:lineRule="auto"/>
              <w:rPr>
                <w:b w:val="1"/>
                <w:color w:val="24292f"/>
                <w:sz w:val="24"/>
                <w:szCs w:val="24"/>
                <w:highlight w:val="white"/>
              </w:rPr>
            </w:pPr>
            <w:r w:rsidDel="00000000" w:rsidR="00000000" w:rsidRPr="00000000">
              <w:rPr>
                <w:b w:val="1"/>
                <w:color w:val="24292f"/>
                <w:sz w:val="24"/>
                <w:szCs w:val="24"/>
                <w:highlight w:val="white"/>
                <w:rtl w:val="0"/>
              </w:rPr>
              <w:t xml:space="preserve">We can also perform row and columns span </w:t>
            </w:r>
          </w:p>
          <w:p w:rsidR="00000000" w:rsidDel="00000000" w:rsidP="00000000" w:rsidRDefault="00000000" w:rsidRPr="00000000" w14:paraId="00000252">
            <w:pPr>
              <w:shd w:fill="ffffff" w:val="clear"/>
              <w:spacing w:after="280" w:before="280" w:line="342.85714285714283" w:lineRule="auto"/>
              <w:rPr>
                <w:b w:val="1"/>
                <w:color w:val="24292f"/>
                <w:sz w:val="24"/>
                <w:szCs w:val="24"/>
                <w:highlight w:val="white"/>
              </w:rPr>
            </w:pPr>
            <w:r w:rsidDel="00000000" w:rsidR="00000000" w:rsidRPr="00000000">
              <w:rPr>
                <w:b w:val="1"/>
                <w:color w:val="24292f"/>
                <w:sz w:val="24"/>
                <w:szCs w:val="24"/>
                <w:highlight w:val="white"/>
                <w:rtl w:val="0"/>
              </w:rPr>
              <w:t xml:space="preserve">The output is as in the figure of tables in html</w:t>
            </w:r>
          </w:p>
          <w:p w:rsidR="00000000" w:rsidDel="00000000" w:rsidP="00000000" w:rsidRDefault="00000000" w:rsidRPr="00000000" w14:paraId="00000253">
            <w:pPr>
              <w:shd w:fill="ffffff" w:val="clear"/>
              <w:spacing w:after="280" w:before="280" w:line="342.85714285714283" w:lineRule="auto"/>
              <w:rPr>
                <w:b w:val="1"/>
                <w:color w:val="24292f"/>
                <w:sz w:val="26"/>
                <w:szCs w:val="26"/>
                <w:highlight w:val="white"/>
                <w:rPrChange w:author="IT II 031 AJAY KUMAR VARMA" w:id="1" w:date="2021-12-23T10:11:09Z">
                  <w:rPr>
                    <w:b w:val="1"/>
                    <w:color w:val="24292f"/>
                    <w:sz w:val="26"/>
                    <w:szCs w:val="26"/>
                    <w:highlight w:val="white"/>
                  </w:rPr>
                </w:rPrChange>
              </w:rPr>
            </w:pPr>
            <w:r w:rsidDel="00000000" w:rsidR="00000000" w:rsidRPr="00000000">
              <w:rPr>
                <w:b w:val="1"/>
                <w:color w:val="24292f"/>
                <w:sz w:val="26"/>
                <w:szCs w:val="26"/>
                <w:highlight w:val="white"/>
                <w:rtl w:val="0"/>
              </w:rPr>
              <w:t xml:space="preserve">     </w:t>
            </w:r>
            <w:r w:rsidDel="00000000" w:rsidR="00000000" w:rsidRPr="00000000">
              <w:rPr>
                <w:rtl w:val="0"/>
              </w:rPr>
            </w:r>
          </w:p>
          <w:p w:rsidR="00000000" w:rsidDel="00000000" w:rsidP="00000000" w:rsidRDefault="00000000" w:rsidRPr="00000000" w14:paraId="00000254">
            <w:pPr>
              <w:spacing w:line="342.85714285714283" w:lineRule="auto"/>
              <w:rPr>
                <w:b w:val="1"/>
                <w:color w:val="24292f"/>
                <w:sz w:val="15"/>
                <w:szCs w:val="15"/>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55">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56">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57">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58">
            <w:pPr>
              <w:spacing w:line="342.85714285714283" w:lineRule="auto"/>
              <w:rPr>
                <w:b w:val="1"/>
                <w:color w:val="24292f"/>
                <w:sz w:val="23"/>
                <w:szCs w:val="23"/>
                <w:highlight w:val="whit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59">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5A">
            <w:pPr>
              <w:spacing w:line="342.85714285714283" w:lineRule="auto"/>
              <w:rPr>
                <w:b w:val="1"/>
                <w:color w:val="24292f"/>
                <w:sz w:val="23"/>
                <w:szCs w:val="23"/>
                <w:highlight w:val="white"/>
              </w:rPr>
            </w:pPr>
            <w:r w:rsidDel="00000000" w:rsidR="00000000" w:rsidRPr="00000000">
              <w:rPr>
                <w:rtl w:val="0"/>
              </w:rPr>
            </w:r>
          </w:p>
        </w:tc>
      </w:tr>
      <w:tr>
        <w:trPr>
          <w:cantSplit w:val="0"/>
          <w:trHeight w:val="147.4658203125"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5B">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5C">
            <w:pPr>
              <w:spacing w:line="342.85714285714283" w:lineRule="auto"/>
              <w:rPr>
                <w:b w:val="1"/>
                <w:color w:val="24292f"/>
                <w:sz w:val="23"/>
                <w:szCs w:val="23"/>
                <w:highlight w:val="whit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5D">
            <w:pPr>
              <w:spacing w:line="400" w:lineRule="auto"/>
              <w:jc w:val="right"/>
              <w:rPr>
                <w:b w:val="1"/>
                <w:color w:val="24292f"/>
                <w:sz w:val="23"/>
                <w:szCs w:val="23"/>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5E">
            <w:pPr>
              <w:spacing w:line="342.85714285714283" w:lineRule="auto"/>
              <w:rPr>
                <w:b w:val="1"/>
                <w:color w:val="24292f"/>
                <w:sz w:val="23"/>
                <w:szCs w:val="23"/>
                <w:highlight w:val="white"/>
              </w:rPr>
            </w:pPr>
            <w:r w:rsidDel="00000000" w:rsidR="00000000" w:rsidRPr="00000000">
              <w:rPr>
                <w:rtl w:val="0"/>
              </w:rPr>
            </w:r>
          </w:p>
        </w:tc>
      </w:tr>
    </w:tbl>
    <w:p w:rsidR="00000000" w:rsidDel="00000000" w:rsidP="00000000" w:rsidRDefault="00000000" w:rsidRPr="00000000" w14:paraId="0000025F">
      <w:pPr>
        <w:rPr>
          <w:b w:val="1"/>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hyperlink" Target="https://www.w3schools.com/tags/att_audio_autoplay.asp" TargetMode="External"/><Relationship Id="rId22" Type="http://schemas.openxmlformats.org/officeDocument/2006/relationships/hyperlink" Target="https://www.w3schools.com/tags/att_audio_loop.asp" TargetMode="External"/><Relationship Id="rId21" Type="http://schemas.openxmlformats.org/officeDocument/2006/relationships/hyperlink" Target="https://www.w3schools.com/tags/att_audio_controls.asp" TargetMode="External"/><Relationship Id="rId24" Type="http://schemas.openxmlformats.org/officeDocument/2006/relationships/hyperlink" Target="https://www.w3schools.com/tags/att_audio_preload.asp" TargetMode="External"/><Relationship Id="rId23" Type="http://schemas.openxmlformats.org/officeDocument/2006/relationships/hyperlink" Target="https://www.w3schools.com/tags/att_audio_muted.as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w3schools.com/tags/tag_source.asp" TargetMode="External"/><Relationship Id="rId26" Type="http://schemas.openxmlformats.org/officeDocument/2006/relationships/image" Target="media/image7.png"/><Relationship Id="rId25" Type="http://schemas.openxmlformats.org/officeDocument/2006/relationships/hyperlink" Target="https://www.w3schools.com/tags/att_audio_src.asp" TargetMode="External"/><Relationship Id="rId28" Type="http://schemas.openxmlformats.org/officeDocument/2006/relationships/image" Target="media/image4.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1.png"/><Relationship Id="rId11" Type="http://schemas.openxmlformats.org/officeDocument/2006/relationships/hyperlink" Target="https://www.w3schools.com/tags/att_video_controls.asp" TargetMode="External"/><Relationship Id="rId10" Type="http://schemas.openxmlformats.org/officeDocument/2006/relationships/hyperlink" Target="https://www.w3schools.com/tags/att_video_autoplay.asp" TargetMode="External"/><Relationship Id="rId13" Type="http://schemas.openxmlformats.org/officeDocument/2006/relationships/hyperlink" Target="https://www.w3schools.com/tags/att_video_loop.asp" TargetMode="External"/><Relationship Id="rId12" Type="http://schemas.openxmlformats.org/officeDocument/2006/relationships/hyperlink" Target="https://www.w3schools.com/tags/att_video_height.asp" TargetMode="External"/><Relationship Id="rId15" Type="http://schemas.openxmlformats.org/officeDocument/2006/relationships/hyperlink" Target="https://www.w3schools.com/tags/att_video_poster.asp" TargetMode="External"/><Relationship Id="rId14" Type="http://schemas.openxmlformats.org/officeDocument/2006/relationships/hyperlink" Target="https://www.w3schools.com/tags/att_video_muted.asp" TargetMode="External"/><Relationship Id="rId17" Type="http://schemas.openxmlformats.org/officeDocument/2006/relationships/hyperlink" Target="https://www.w3schools.com/tags/att_video_src.asp" TargetMode="External"/><Relationship Id="rId16" Type="http://schemas.openxmlformats.org/officeDocument/2006/relationships/hyperlink" Target="https://www.w3schools.com/tags/att_video_preload.asp" TargetMode="External"/><Relationship Id="rId19" Type="http://schemas.openxmlformats.org/officeDocument/2006/relationships/hyperlink" Target="https://www.w3schools.com/tags/tag_source.asp" TargetMode="External"/><Relationship Id="rId18" Type="http://schemas.openxmlformats.org/officeDocument/2006/relationships/hyperlink" Target="https://www.w3schools.com/tags/att_video_width.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